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50A48" w14:textId="42E246AD" w:rsidR="003610CA" w:rsidRPr="00533570" w:rsidRDefault="003610CA" w:rsidP="00533570"/>
    <w:sectPr w:rsidR="003610CA" w:rsidRPr="00533570" w:rsidSect="001E3F9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570" w:right="720" w:bottom="135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7AF96" w14:textId="77777777" w:rsidR="008F24EE" w:rsidRDefault="008F24EE" w:rsidP="00607391">
      <w:r>
        <w:separator/>
      </w:r>
    </w:p>
    <w:p w14:paraId="2B2818EF" w14:textId="77777777" w:rsidR="008F24EE" w:rsidRDefault="008F24EE" w:rsidP="00607391"/>
    <w:p w14:paraId="3C516403" w14:textId="77777777" w:rsidR="008F24EE" w:rsidRDefault="008F24EE" w:rsidP="00607391"/>
    <w:p w14:paraId="1976A31B" w14:textId="77777777" w:rsidR="008F24EE" w:rsidRDefault="008F24EE" w:rsidP="00607391"/>
    <w:p w14:paraId="775BF861" w14:textId="77777777" w:rsidR="008F24EE" w:rsidRDefault="008F24EE" w:rsidP="00607391"/>
  </w:endnote>
  <w:endnote w:type="continuationSeparator" w:id="0">
    <w:p w14:paraId="2F076648" w14:textId="77777777" w:rsidR="008F24EE" w:rsidRDefault="008F24EE" w:rsidP="00607391">
      <w:r>
        <w:continuationSeparator/>
      </w:r>
    </w:p>
    <w:p w14:paraId="49EB9872" w14:textId="77777777" w:rsidR="008F24EE" w:rsidRDefault="008F24EE" w:rsidP="00607391"/>
    <w:p w14:paraId="6E442168" w14:textId="77777777" w:rsidR="008F24EE" w:rsidRDefault="008F24EE" w:rsidP="00607391"/>
    <w:p w14:paraId="46C2845F" w14:textId="77777777" w:rsidR="008F24EE" w:rsidRDefault="008F24EE" w:rsidP="00607391"/>
    <w:p w14:paraId="2F5D1870" w14:textId="77777777" w:rsidR="008F24EE" w:rsidRDefault="008F24EE" w:rsidP="00607391"/>
  </w:endnote>
  <w:endnote w:type="continuationNotice" w:id="1">
    <w:p w14:paraId="2D61E2FC" w14:textId="77777777" w:rsidR="008F24EE" w:rsidRDefault="008F24EE" w:rsidP="00607391"/>
    <w:p w14:paraId="1F4DA57B" w14:textId="77777777" w:rsidR="008F24EE" w:rsidRDefault="008F24EE" w:rsidP="00607391"/>
    <w:p w14:paraId="00D2218D" w14:textId="77777777" w:rsidR="008F24EE" w:rsidRDefault="008F24EE" w:rsidP="0060739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AvenirLTStd-Light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 LT Std 45 Light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Helvetica Light">
    <w:altName w:val="Arial Nova Light"/>
    <w:charset w:val="00"/>
    <w:family w:val="swiss"/>
    <w:pitch w:val="variable"/>
    <w:sig w:usb0="800000AF" w:usb1="4000204A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 Light"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B2CEA" w14:textId="77777777" w:rsidR="005077B6" w:rsidRDefault="005077B6" w:rsidP="00607391">
    <w:pPr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3E6C9EC" w14:textId="77777777" w:rsidR="005077B6" w:rsidRDefault="005077B6" w:rsidP="00607391"/>
  <w:p w14:paraId="27DD566D" w14:textId="77777777" w:rsidR="005077B6" w:rsidRDefault="005077B6" w:rsidP="00607391"/>
  <w:p w14:paraId="71495874" w14:textId="77777777" w:rsidR="005077B6" w:rsidRDefault="005077B6" w:rsidP="0060739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35894" w14:textId="538619F8" w:rsidR="007C27CE" w:rsidRDefault="008F7697">
    <w:pPr>
      <w:pStyle w:val="Footer"/>
      <w:spacing w:after="96"/>
      <w:jc w:val="right"/>
    </w:pPr>
    <w:r>
      <w:rPr>
        <w:noProof/>
      </w:rPr>
      <w:drawing>
        <wp:anchor distT="0" distB="0" distL="114300" distR="114300" simplePos="0" relativeHeight="251663363" behindDoc="1" locked="0" layoutInCell="1" allowOverlap="1" wp14:anchorId="5A9F145C" wp14:editId="74FD6265">
          <wp:simplePos x="0" y="0"/>
          <wp:positionH relativeFrom="column">
            <wp:posOffset>-489568</wp:posOffset>
          </wp:positionH>
          <wp:positionV relativeFrom="paragraph">
            <wp:posOffset>-359360</wp:posOffset>
          </wp:positionV>
          <wp:extent cx="7741920" cy="1193921"/>
          <wp:effectExtent l="0" t="0" r="5080" b="0"/>
          <wp:wrapNone/>
          <wp:docPr id="1289836933" name="Graphic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9836933" name="Graphic 128983693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2121" cy="12124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D0B3E" w:rsidRPr="00846911">
      <w:rPr>
        <w:noProof/>
      </w:rPr>
      <mc:AlternateContent>
        <mc:Choice Requires="wps">
          <w:drawing>
            <wp:anchor distT="0" distB="0" distL="114300" distR="114300" simplePos="0" relativeHeight="251661315" behindDoc="0" locked="0" layoutInCell="1" allowOverlap="1" wp14:anchorId="5E198979" wp14:editId="07FBC1C3">
              <wp:simplePos x="0" y="0"/>
              <wp:positionH relativeFrom="margin">
                <wp:posOffset>139700</wp:posOffset>
              </wp:positionH>
              <wp:positionV relativeFrom="page">
                <wp:posOffset>9404350</wp:posOffset>
              </wp:positionV>
              <wp:extent cx="1708150" cy="297815"/>
              <wp:effectExtent l="0" t="0" r="6350" b="698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8150" cy="297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7CF638" w14:textId="77777777" w:rsidR="00380BC0" w:rsidRPr="00B93826" w:rsidRDefault="00380BC0" w:rsidP="00380BC0">
                          <w:pPr>
                            <w:pStyle w:val="Footer"/>
                            <w:spacing w:after="96"/>
                            <w:jc w:val="both"/>
                            <w:rPr>
                              <w:sz w:val="16"/>
                              <w:szCs w:val="16"/>
                            </w:rPr>
                          </w:pPr>
                          <w:r w:rsidRPr="00B93826">
                            <w:rPr>
                              <w:sz w:val="16"/>
                              <w:szCs w:val="16"/>
                            </w:rPr>
                            <w:t>PERFICIENT.COM</w:t>
                          </w:r>
                        </w:p>
                        <w:p w14:paraId="5EFE8268" w14:textId="77777777" w:rsidR="00380BC0" w:rsidRPr="00B93826" w:rsidRDefault="00380BC0" w:rsidP="00380BC0">
                          <w:pPr>
                            <w:pStyle w:val="Footer"/>
                            <w:spacing w:after="96"/>
                            <w:jc w:val="both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19897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1pt;margin-top:740.5pt;width:134.5pt;height:23.45pt;z-index:25166131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" filled="f" stroked="f">
              <v:textbox inset="0,0,0,0">
                <w:txbxContent>
                  <w:p w14:paraId="127CF638" w14:textId="77777777" w:rsidR="00380BC0" w:rsidRPr="00B93826" w:rsidRDefault="00380BC0" w:rsidP="00380BC0">
                    <w:pPr>
                      <w:pStyle w:val="Footer"/>
                      <w:spacing w:after="96"/>
                      <w:jc w:val="both"/>
                      <w:rPr>
                        <w:sz w:val="16"/>
                        <w:szCs w:val="16"/>
                      </w:rPr>
                    </w:pPr>
                    <w:r w:rsidRPr="00B93826">
                      <w:rPr>
                        <w:sz w:val="16"/>
                        <w:szCs w:val="16"/>
                      </w:rPr>
                      <w:t>PERFICIENT.COM</w:t>
                    </w:r>
                  </w:p>
                  <w:p w14:paraId="5EFE8268" w14:textId="77777777" w:rsidR="00380BC0" w:rsidRPr="00B93826" w:rsidRDefault="00380BC0" w:rsidP="00380BC0">
                    <w:pPr>
                      <w:pStyle w:val="Footer"/>
                      <w:spacing w:after="96"/>
                      <w:jc w:val="both"/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="006D0B3E" w:rsidRPr="00846911">
      <w:rPr>
        <w:noProof/>
      </w:rPr>
      <mc:AlternateContent>
        <mc:Choice Requires="wps">
          <w:drawing>
            <wp:anchor distT="0" distB="0" distL="114300" distR="114300" simplePos="0" relativeHeight="251662339" behindDoc="0" locked="0" layoutInCell="1" allowOverlap="1" wp14:anchorId="05751A88" wp14:editId="21835E5B">
              <wp:simplePos x="0" y="0"/>
              <wp:positionH relativeFrom="page">
                <wp:posOffset>4933950</wp:posOffset>
              </wp:positionH>
              <wp:positionV relativeFrom="page">
                <wp:posOffset>9417050</wp:posOffset>
              </wp:positionV>
              <wp:extent cx="2174240" cy="451485"/>
              <wp:effectExtent l="0" t="0" r="16510" b="5715"/>
              <wp:wrapNone/>
              <wp:docPr id="990524072" name="Text Box 9905240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4240" cy="451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7E9664" w14:textId="77777777" w:rsidR="00B93826" w:rsidRPr="00B93826" w:rsidRDefault="00B93826" w:rsidP="00B93826">
                          <w:pPr>
                            <w:pStyle w:val="Footer"/>
                            <w:spacing w:after="96"/>
                            <w:jc w:val="right"/>
                            <w:rPr>
                              <w:sz w:val="16"/>
                              <w:szCs w:val="16"/>
                            </w:rPr>
                          </w:pPr>
                          <w:r w:rsidRPr="00B93826">
                            <w:rPr>
                              <w:sz w:val="16"/>
                              <w:szCs w:val="16"/>
                            </w:rPr>
                            <w:t>Proprietary and Confidential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751A88" id="Text Box 990524072" o:spid="_x0000_s1027" type="#_x0000_t202" style="position:absolute;left:0;text-align:left;margin-left:388.5pt;margin-top:741.5pt;width:171.2pt;height:35.55pt;z-index:2516623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" filled="f" stroked="f">
              <v:textbox inset="0,0,0,0">
                <w:txbxContent>
                  <w:p w14:paraId="287E9664" w14:textId="77777777" w:rsidR="00B93826" w:rsidRPr="00B93826" w:rsidRDefault="00B93826" w:rsidP="00B93826">
                    <w:pPr>
                      <w:pStyle w:val="Footer"/>
                      <w:spacing w:after="96"/>
                      <w:jc w:val="right"/>
                      <w:rPr>
                        <w:sz w:val="16"/>
                        <w:szCs w:val="16"/>
                      </w:rPr>
                    </w:pPr>
                    <w:r w:rsidRPr="00B93826">
                      <w:rPr>
                        <w:sz w:val="16"/>
                        <w:szCs w:val="16"/>
                      </w:rPr>
                      <w:t>Proprietary and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144610862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7C27CE" w:rsidRPr="00B93826">
          <w:rPr>
            <w:sz w:val="16"/>
            <w:szCs w:val="16"/>
          </w:rPr>
          <w:fldChar w:fldCharType="begin"/>
        </w:r>
        <w:r w:rsidR="007C27CE" w:rsidRPr="00B93826">
          <w:rPr>
            <w:sz w:val="16"/>
            <w:szCs w:val="16"/>
          </w:rPr>
          <w:instrText xml:space="preserve"> PAGE   \* MERGEFORMAT </w:instrText>
        </w:r>
        <w:r w:rsidR="007C27CE" w:rsidRPr="00B93826">
          <w:rPr>
            <w:sz w:val="16"/>
            <w:szCs w:val="16"/>
          </w:rPr>
          <w:fldChar w:fldCharType="separate"/>
        </w:r>
        <w:r w:rsidR="007C27CE" w:rsidRPr="00B93826">
          <w:rPr>
            <w:noProof/>
            <w:sz w:val="16"/>
            <w:szCs w:val="16"/>
          </w:rPr>
          <w:t>2</w:t>
        </w:r>
        <w:r w:rsidR="007C27CE" w:rsidRPr="00B93826">
          <w:rPr>
            <w:noProof/>
            <w:sz w:val="16"/>
            <w:szCs w:val="16"/>
          </w:rPr>
          <w:fldChar w:fldCharType="end"/>
        </w:r>
      </w:sdtContent>
    </w:sdt>
  </w:p>
  <w:p w14:paraId="41F9E5C1" w14:textId="5B64A318" w:rsidR="00F97862" w:rsidRDefault="00380BC0" w:rsidP="0021513B">
    <w:pPr>
      <w:tabs>
        <w:tab w:val="center" w:pos="5400"/>
      </w:tabs>
      <w:rPr>
        <w:color w:val="404040" w:themeColor="text1" w:themeTint="BF"/>
      </w:rPr>
    </w:pPr>
    <w:r w:rsidRPr="00846911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00B35045" wp14:editId="3C686F55">
              <wp:simplePos x="0" y="0"/>
              <wp:positionH relativeFrom="page">
                <wp:posOffset>9270999</wp:posOffset>
              </wp:positionH>
              <wp:positionV relativeFrom="page">
                <wp:posOffset>9474200</wp:posOffset>
              </wp:positionV>
              <wp:extent cx="3899137" cy="451485"/>
              <wp:effectExtent l="0" t="0" r="6350" b="5715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99137" cy="451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475323" w14:textId="77777777" w:rsidR="00380BC0" w:rsidRPr="00846911" w:rsidRDefault="00380BC0" w:rsidP="00380BC0">
                          <w:pPr>
                            <w:pStyle w:val="Footer"/>
                            <w:spacing w:after="96"/>
                            <w:jc w:val="right"/>
                          </w:pPr>
                          <w:r w:rsidRPr="00846911">
                            <w:t>Proprietary and Confidential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B35045" id="Text Box 8" o:spid="_x0000_s1028" type="#_x0000_t202" style="position:absolute;margin-left:730pt;margin-top:746pt;width:307pt;height:35.5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" filled="f" stroked="f">
              <v:textbox inset="0,0,0,0">
                <w:txbxContent>
                  <w:p w14:paraId="3C475323" w14:textId="77777777" w:rsidR="00380BC0" w:rsidRPr="00846911" w:rsidRDefault="00380BC0" w:rsidP="00380BC0">
                    <w:pPr>
                      <w:pStyle w:val="Footer"/>
                      <w:spacing w:after="96"/>
                      <w:jc w:val="right"/>
                    </w:pPr>
                    <w:r w:rsidRPr="00846911">
                      <w:t>Proprietary and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1513B">
      <w:rPr>
        <w:color w:val="404040" w:themeColor="text1" w:themeTint="BF"/>
      </w:rPr>
      <w:tab/>
    </w:r>
  </w:p>
  <w:p w14:paraId="2AEFFB99" w14:textId="29E21658" w:rsidR="00656E9B" w:rsidRPr="00D60E6C" w:rsidRDefault="00656E9B" w:rsidP="00607391">
    <w:pPr>
      <w:rPr>
        <w:rFonts w:ascii="Lato Light" w:hAnsi="Lato Light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93BAC" w14:textId="77777777" w:rsidR="005077B6" w:rsidRDefault="005077B6" w:rsidP="00607391">
    <w:pPr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6D631AEF" w14:textId="77777777" w:rsidR="005077B6" w:rsidRDefault="005077B6" w:rsidP="00607391"/>
  <w:p w14:paraId="0E0D40EF" w14:textId="77777777" w:rsidR="005077B6" w:rsidRDefault="005077B6" w:rsidP="00607391"/>
  <w:p w14:paraId="2D80B8EA" w14:textId="77777777" w:rsidR="005077B6" w:rsidRDefault="005077B6" w:rsidP="0060739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E13BE" w14:textId="77777777" w:rsidR="008F24EE" w:rsidRDefault="008F24EE" w:rsidP="00607391">
      <w:r>
        <w:separator/>
      </w:r>
    </w:p>
    <w:p w14:paraId="66185BA7" w14:textId="77777777" w:rsidR="008F24EE" w:rsidRDefault="008F24EE" w:rsidP="00607391"/>
    <w:p w14:paraId="4F810AC8" w14:textId="77777777" w:rsidR="008F24EE" w:rsidRDefault="008F24EE" w:rsidP="00607391"/>
    <w:p w14:paraId="248770D3" w14:textId="77777777" w:rsidR="008F24EE" w:rsidRDefault="008F24EE" w:rsidP="00607391"/>
    <w:p w14:paraId="7B002424" w14:textId="77777777" w:rsidR="008F24EE" w:rsidRDefault="008F24EE" w:rsidP="00607391"/>
  </w:footnote>
  <w:footnote w:type="continuationSeparator" w:id="0">
    <w:p w14:paraId="36E76025" w14:textId="77777777" w:rsidR="008F24EE" w:rsidRDefault="008F24EE" w:rsidP="00607391">
      <w:r>
        <w:continuationSeparator/>
      </w:r>
    </w:p>
    <w:p w14:paraId="65604A4C" w14:textId="77777777" w:rsidR="008F24EE" w:rsidRDefault="008F24EE" w:rsidP="00607391"/>
    <w:p w14:paraId="3A0F442A" w14:textId="77777777" w:rsidR="008F24EE" w:rsidRDefault="008F24EE" w:rsidP="00607391"/>
    <w:p w14:paraId="76B6D114" w14:textId="77777777" w:rsidR="008F24EE" w:rsidRDefault="008F24EE" w:rsidP="00607391"/>
    <w:p w14:paraId="5E7FD397" w14:textId="77777777" w:rsidR="008F24EE" w:rsidRDefault="008F24EE" w:rsidP="00607391"/>
  </w:footnote>
  <w:footnote w:type="continuationNotice" w:id="1">
    <w:p w14:paraId="3C135B43" w14:textId="77777777" w:rsidR="008F24EE" w:rsidRDefault="008F24EE" w:rsidP="00607391"/>
    <w:p w14:paraId="4DA10084" w14:textId="77777777" w:rsidR="008F24EE" w:rsidRDefault="008F24EE" w:rsidP="00607391"/>
    <w:p w14:paraId="349DA65D" w14:textId="77777777" w:rsidR="008F24EE" w:rsidRDefault="008F24EE" w:rsidP="0060739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8D2BB" w14:textId="77777777" w:rsidR="0071548F" w:rsidRDefault="0071548F">
    <w:pPr>
      <w:pStyle w:val="Header"/>
      <w:spacing w:after="9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998F9" w14:textId="5D7B99B1" w:rsidR="005077B6" w:rsidRPr="005A1976" w:rsidRDefault="00CA4933" w:rsidP="00607391">
    <w:r>
      <w:rPr>
        <w:noProof/>
      </w:rPr>
      <w:drawing>
        <wp:anchor distT="0" distB="0" distL="114300" distR="114300" simplePos="0" relativeHeight="251665411" behindDoc="1" locked="0" layoutInCell="1" allowOverlap="1" wp14:anchorId="3A3BFE0C" wp14:editId="35391A4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845800" cy="1329690"/>
          <wp:effectExtent l="0" t="0" r="0" b="3810"/>
          <wp:wrapNone/>
          <wp:docPr id="35773699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1713" b="4309"/>
                  <a:stretch/>
                </pic:blipFill>
                <pic:spPr bwMode="auto">
                  <a:xfrm>
                    <a:off x="0" y="0"/>
                    <a:ext cx="10848623" cy="133003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13E824B" w14:textId="4CD49291" w:rsidR="005077B6" w:rsidRPr="005A1976" w:rsidRDefault="00CA4933" w:rsidP="00A63058">
    <w:ins w:id="0" w:author="Sai Keerthana Anumandla" w:date="2025-11-07T12:39:00Z" w16du:dateUtc="2025-11-07T07:09:00Z">
      <w:r>
        <w:tab/>
      </w:r>
    </w:ins>
  </w:p>
  <w:p w14:paraId="56193835" w14:textId="1207AC3B" w:rsidR="005077B6" w:rsidRDefault="00CA4933" w:rsidP="00607391">
    <w:r w:rsidRPr="00B3795A">
      <w:rPr>
        <w:noProof/>
      </w:rPr>
      <w:drawing>
        <wp:anchor distT="0" distB="0" distL="114300" distR="114300" simplePos="0" relativeHeight="251667459" behindDoc="0" locked="0" layoutInCell="1" allowOverlap="1" wp14:anchorId="1DF569F6" wp14:editId="25C61F67">
          <wp:simplePos x="0" y="0"/>
          <wp:positionH relativeFrom="margin">
            <wp:align>left</wp:align>
          </wp:positionH>
          <wp:positionV relativeFrom="page">
            <wp:posOffset>415290</wp:posOffset>
          </wp:positionV>
          <wp:extent cx="1661160" cy="410210"/>
          <wp:effectExtent l="0" t="0" r="0" b="8890"/>
          <wp:wrapNone/>
          <wp:docPr id="10" name="Picture 10" descr="A black screen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A black screen with white text&#10;&#10;AI-generated content may be incorrect.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 b="21052"/>
                  <a:stretch/>
                </pic:blipFill>
                <pic:spPr bwMode="auto">
                  <a:xfrm>
                    <a:off x="0" y="0"/>
                    <a:ext cx="1661160" cy="4102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  <a:ext uri="{FAA26D3D-D897-4be2-8F04-BA451C77F1D7}">
                      <ma14:placeholderFlag xmlns:a14="http://schemas.microsoft.com/office/drawing/2010/main" xmlns:asvg="http://schemas.microsoft.com/office/drawing/2016/SVG/main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rto="http://schemas.microsoft.com/office/word/2006/arto" xmlns:a16="http://schemas.microsoft.com/office/drawing/2014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3447C" w14:textId="77777777" w:rsidR="0071548F" w:rsidRDefault="0071548F">
    <w:pPr>
      <w:pStyle w:val="Header"/>
      <w:spacing w:after="96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C7B45"/>
    <w:multiLevelType w:val="hybridMultilevel"/>
    <w:tmpl w:val="6F5A3A5A"/>
    <w:lvl w:ilvl="0" w:tplc="EB36FA16">
      <w:start w:val="1"/>
      <w:numFmt w:val="bullet"/>
      <w:pStyle w:val="SubBullets"/>
      <w:lvlText w:val="o"/>
      <w:lvlJc w:val="left"/>
      <w:pPr>
        <w:ind w:left="720" w:hanging="360"/>
      </w:pPr>
      <w:rPr>
        <w:rFonts w:ascii="Courier New" w:hAnsi="Courier New" w:cs="Courier New" w:hint="default"/>
        <w:color w:val="CC1F20" w:themeColor="text2"/>
        <w:u w:color="CC1F20" w:themeColor="text2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52495"/>
    <w:multiLevelType w:val="hybridMultilevel"/>
    <w:tmpl w:val="42427232"/>
    <w:lvl w:ilvl="0" w:tplc="861C408C">
      <w:start w:val="1"/>
      <w:numFmt w:val="bullet"/>
      <w:pStyle w:val="121Bullets2"/>
      <w:lvlText w:val="•"/>
      <w:lvlJc w:val="left"/>
      <w:pPr>
        <w:ind w:left="1728" w:hanging="360"/>
      </w:pPr>
      <w:rPr>
        <w:rFonts w:ascii="Lato" w:hAnsi="Lato" w:hint="default"/>
        <w:color w:val="CC1F20" w:themeColor="text2"/>
        <w:sz w:val="20"/>
      </w:rPr>
    </w:lvl>
    <w:lvl w:ilvl="1" w:tplc="FFFFFFFF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2" w15:restartNumberingAfterBreak="0">
    <w:nsid w:val="0AD134A1"/>
    <w:multiLevelType w:val="hybridMultilevel"/>
    <w:tmpl w:val="ABC07C86"/>
    <w:lvl w:ilvl="0" w:tplc="FFFFFFFF">
      <w:start w:val="1"/>
      <w:numFmt w:val="bullet"/>
      <w:pStyle w:val="ListBullet"/>
      <w:lvlText w:val=""/>
      <w:lvlJc w:val="left"/>
      <w:pPr>
        <w:ind w:left="1440" w:hanging="1152"/>
      </w:pPr>
      <w:rPr>
        <w:rFonts w:ascii="Symbol" w:hAnsi="Symbol" w:hint="default"/>
        <w:color w:val="CC1F20" w:themeColor="text2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" w15:restartNumberingAfterBreak="0">
    <w:nsid w:val="1028ADA8"/>
    <w:multiLevelType w:val="hybridMultilevel"/>
    <w:tmpl w:val="B2A6098C"/>
    <w:styleLink w:val="StyleBulletedSymbolsymbolAutoLeft075Hanging025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39F59"/>
    <w:multiLevelType w:val="hybridMultilevel"/>
    <w:tmpl w:val="26C4BA8E"/>
    <w:styleLink w:val="StyleBulletedSymbolsymbolAutoLeft075Hanging0251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297EFC"/>
    <w:multiLevelType w:val="hybridMultilevel"/>
    <w:tmpl w:val="C104278A"/>
    <w:lvl w:ilvl="0" w:tplc="3CEEE1E4">
      <w:start w:val="1"/>
      <w:numFmt w:val="bullet"/>
      <w:lvlText w:val=""/>
      <w:lvlJc w:val="left"/>
      <w:pPr>
        <w:ind w:left="39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61A0438">
      <w:start w:val="1"/>
      <w:numFmt w:val="bullet"/>
      <w:lvlText w:val="o"/>
      <w:lvlJc w:val="left"/>
      <w:pPr>
        <w:ind w:left="11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E1096BC">
      <w:start w:val="1"/>
      <w:numFmt w:val="bullet"/>
      <w:lvlText w:val="▪"/>
      <w:lvlJc w:val="left"/>
      <w:pPr>
        <w:ind w:left="18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0AA03C8">
      <w:start w:val="1"/>
      <w:numFmt w:val="bullet"/>
      <w:lvlText w:val="•"/>
      <w:lvlJc w:val="left"/>
      <w:pPr>
        <w:ind w:left="25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55224A9A">
      <w:start w:val="1"/>
      <w:numFmt w:val="bullet"/>
      <w:lvlText w:val="o"/>
      <w:lvlJc w:val="left"/>
      <w:pPr>
        <w:ind w:left="32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512D032">
      <w:start w:val="1"/>
      <w:numFmt w:val="bullet"/>
      <w:lvlText w:val="▪"/>
      <w:lvlJc w:val="left"/>
      <w:pPr>
        <w:ind w:left="40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1EA07B0">
      <w:start w:val="1"/>
      <w:numFmt w:val="bullet"/>
      <w:lvlText w:val="•"/>
      <w:lvlJc w:val="left"/>
      <w:pPr>
        <w:ind w:left="47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3148248E">
      <w:start w:val="1"/>
      <w:numFmt w:val="bullet"/>
      <w:lvlText w:val="o"/>
      <w:lvlJc w:val="left"/>
      <w:pPr>
        <w:ind w:left="54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5D40C18">
      <w:start w:val="1"/>
      <w:numFmt w:val="bullet"/>
      <w:lvlText w:val="▪"/>
      <w:lvlJc w:val="left"/>
      <w:pPr>
        <w:ind w:left="61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C977FA"/>
    <w:multiLevelType w:val="multilevel"/>
    <w:tmpl w:val="A4200434"/>
    <w:styleLink w:val="StyleBulletedSymbolsymbolAutoLeft075Hanging025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abstractNum w:abstractNumId="7" w15:restartNumberingAfterBreak="0">
    <w:nsid w:val="4B937DD6"/>
    <w:multiLevelType w:val="hybridMultilevel"/>
    <w:tmpl w:val="43FC679E"/>
    <w:lvl w:ilvl="0" w:tplc="D2AA5C7E">
      <w:start w:val="1"/>
      <w:numFmt w:val="bullet"/>
      <w:pStyle w:val="List3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96A124B"/>
    <w:multiLevelType w:val="multilevel"/>
    <w:tmpl w:val="F062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D0EA5"/>
    <w:multiLevelType w:val="multilevel"/>
    <w:tmpl w:val="767CEB34"/>
    <w:styleLink w:val="StyleBulletedSymbolsymbolAutoLeft075Hanging0252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B9A0219"/>
    <w:multiLevelType w:val="hybridMultilevel"/>
    <w:tmpl w:val="6ACA31F0"/>
    <w:lvl w:ilvl="0" w:tplc="4EE06A6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CC1F20" w:themeColor="text2"/>
        <w:u w:color="CC1F20" w:themeColor="text2"/>
      </w:rPr>
    </w:lvl>
    <w:lvl w:ilvl="1" w:tplc="38A812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8C55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F6EE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72E1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668D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6C07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5AD2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F6AD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97696"/>
    <w:multiLevelType w:val="hybridMultilevel"/>
    <w:tmpl w:val="2280E52A"/>
    <w:lvl w:ilvl="0" w:tplc="1A00E30C">
      <w:start w:val="1"/>
      <w:numFmt w:val="bullet"/>
      <w:pStyle w:val="122Bullets3"/>
      <w:lvlText w:val="•"/>
      <w:lvlJc w:val="left"/>
      <w:pPr>
        <w:ind w:left="2520" w:hanging="360"/>
      </w:pPr>
      <w:rPr>
        <w:rFonts w:ascii="Lato" w:hAnsi="Lato" w:hint="default"/>
        <w:color w:val="CC1F20" w:themeColor="text2"/>
        <w:sz w:val="20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6E172FC5"/>
    <w:multiLevelType w:val="hybridMultilevel"/>
    <w:tmpl w:val="6A245796"/>
    <w:lvl w:ilvl="0" w:tplc="96D4BC94">
      <w:start w:val="1"/>
      <w:numFmt w:val="decimal"/>
      <w:pStyle w:val="13NumberedList"/>
      <w:lvlText w:val="%1."/>
      <w:lvlJc w:val="left"/>
      <w:pPr>
        <w:ind w:left="720" w:hanging="360"/>
      </w:pPr>
      <w:rPr>
        <w:rFonts w:ascii="Arial" w:hAnsi="Arial" w:hint="default"/>
        <w:color w:val="CC1F20" w:themeColor="text2"/>
        <w:spacing w:val="0"/>
        <w:w w:val="100"/>
        <w:position w:val="0"/>
        <w14:ligatures w14:val="none"/>
        <w14:numSpacing w14:val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C82B2B"/>
    <w:multiLevelType w:val="multilevel"/>
    <w:tmpl w:val="B83C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EE450F"/>
    <w:multiLevelType w:val="hybridMultilevel"/>
    <w:tmpl w:val="0D92D9E8"/>
    <w:lvl w:ilvl="0" w:tplc="2126171A">
      <w:start w:val="1"/>
      <w:numFmt w:val="bullet"/>
      <w:lvlText w:val="•"/>
      <w:lvlJc w:val="left"/>
      <w:pPr>
        <w:ind w:left="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D8C4B9A">
      <w:start w:val="1"/>
      <w:numFmt w:val="bullet"/>
      <w:lvlText w:val="o"/>
      <w:lvlJc w:val="left"/>
      <w:pPr>
        <w:ind w:left="15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2E68774">
      <w:start w:val="1"/>
      <w:numFmt w:val="bullet"/>
      <w:lvlText w:val="▪"/>
      <w:lvlJc w:val="left"/>
      <w:pPr>
        <w:ind w:left="22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E37CB638">
      <w:start w:val="1"/>
      <w:numFmt w:val="bullet"/>
      <w:lvlText w:val="•"/>
      <w:lvlJc w:val="left"/>
      <w:pPr>
        <w:ind w:left="29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9AAF01A">
      <w:start w:val="1"/>
      <w:numFmt w:val="bullet"/>
      <w:lvlText w:val="o"/>
      <w:lvlJc w:val="left"/>
      <w:pPr>
        <w:ind w:left="36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044BC58">
      <w:start w:val="1"/>
      <w:numFmt w:val="bullet"/>
      <w:lvlText w:val="▪"/>
      <w:lvlJc w:val="left"/>
      <w:pPr>
        <w:ind w:left="43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F52078C">
      <w:start w:val="1"/>
      <w:numFmt w:val="bullet"/>
      <w:lvlText w:val="•"/>
      <w:lvlJc w:val="left"/>
      <w:pPr>
        <w:ind w:left="51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270AE7A">
      <w:start w:val="1"/>
      <w:numFmt w:val="bullet"/>
      <w:lvlText w:val="o"/>
      <w:lvlJc w:val="left"/>
      <w:pPr>
        <w:ind w:left="58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20AAE00">
      <w:start w:val="1"/>
      <w:numFmt w:val="bullet"/>
      <w:lvlText w:val="▪"/>
      <w:lvlJc w:val="left"/>
      <w:pPr>
        <w:ind w:left="65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D002E4F"/>
    <w:multiLevelType w:val="multilevel"/>
    <w:tmpl w:val="7C86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994531">
    <w:abstractNumId w:val="2"/>
  </w:num>
  <w:num w:numId="2" w16cid:durableId="1041787731">
    <w:abstractNumId w:val="10"/>
  </w:num>
  <w:num w:numId="3" w16cid:durableId="280428922">
    <w:abstractNumId w:val="9"/>
  </w:num>
  <w:num w:numId="4" w16cid:durableId="12386383">
    <w:abstractNumId w:val="6"/>
  </w:num>
  <w:num w:numId="5" w16cid:durableId="988944871">
    <w:abstractNumId w:val="3"/>
  </w:num>
  <w:num w:numId="6" w16cid:durableId="167988803">
    <w:abstractNumId w:val="4"/>
  </w:num>
  <w:num w:numId="7" w16cid:durableId="1535733879">
    <w:abstractNumId w:val="0"/>
  </w:num>
  <w:num w:numId="8" w16cid:durableId="1149396495">
    <w:abstractNumId w:val="12"/>
  </w:num>
  <w:num w:numId="9" w16cid:durableId="377516401">
    <w:abstractNumId w:val="1"/>
  </w:num>
  <w:num w:numId="10" w16cid:durableId="1266042286">
    <w:abstractNumId w:val="11"/>
  </w:num>
  <w:num w:numId="11" w16cid:durableId="221255491">
    <w:abstractNumId w:val="7"/>
  </w:num>
  <w:num w:numId="12" w16cid:durableId="521676231">
    <w:abstractNumId w:val="5"/>
  </w:num>
  <w:num w:numId="13" w16cid:durableId="852258903">
    <w:abstractNumId w:val="14"/>
  </w:num>
  <w:num w:numId="14" w16cid:durableId="1287548032">
    <w:abstractNumId w:val="7"/>
  </w:num>
  <w:num w:numId="15" w16cid:durableId="1758398739">
    <w:abstractNumId w:val="7"/>
  </w:num>
  <w:num w:numId="16" w16cid:durableId="2146581090">
    <w:abstractNumId w:val="8"/>
  </w:num>
  <w:num w:numId="17" w16cid:durableId="1520586948">
    <w:abstractNumId w:val="13"/>
  </w:num>
  <w:num w:numId="18" w16cid:durableId="305208023">
    <w:abstractNumId w:val="15"/>
  </w:num>
  <w:num w:numId="19" w16cid:durableId="1443843090">
    <w:abstractNumId w:val="10"/>
  </w:num>
  <w:num w:numId="20" w16cid:durableId="643892462">
    <w:abstractNumId w:val="7"/>
  </w:num>
  <w:num w:numId="21" w16cid:durableId="1518689187">
    <w:abstractNumId w:val="7"/>
  </w:num>
  <w:num w:numId="22" w16cid:durableId="1615750779">
    <w:abstractNumId w:val="7"/>
  </w:num>
  <w:num w:numId="23" w16cid:durableId="566917744">
    <w:abstractNumId w:val="7"/>
  </w:num>
  <w:num w:numId="24" w16cid:durableId="234433019">
    <w:abstractNumId w:val="7"/>
  </w:num>
  <w:num w:numId="25" w16cid:durableId="1947225065">
    <w:abstractNumId w:val="10"/>
  </w:num>
  <w:num w:numId="26" w16cid:durableId="1205678813">
    <w:abstractNumId w:val="7"/>
  </w:num>
  <w:num w:numId="27" w16cid:durableId="1525747214">
    <w:abstractNumId w:val="7"/>
  </w:num>
  <w:num w:numId="28" w16cid:durableId="1037705960">
    <w:abstractNumId w:val="7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i Keerthana Anumandla">
    <w15:presenceInfo w15:providerId="AD" w15:userId="S::S.Anumandla@perficient.com::a2b70180-390c-42fb-9010-217850d4ad6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23E"/>
    <w:rsid w:val="00000272"/>
    <w:rsid w:val="000002B0"/>
    <w:rsid w:val="00000406"/>
    <w:rsid w:val="00001322"/>
    <w:rsid w:val="00001530"/>
    <w:rsid w:val="00001A5A"/>
    <w:rsid w:val="00001BF2"/>
    <w:rsid w:val="00002194"/>
    <w:rsid w:val="000025D4"/>
    <w:rsid w:val="0000286B"/>
    <w:rsid w:val="00002E9F"/>
    <w:rsid w:val="00002F12"/>
    <w:rsid w:val="000034A0"/>
    <w:rsid w:val="00003EF6"/>
    <w:rsid w:val="00003F71"/>
    <w:rsid w:val="000048F9"/>
    <w:rsid w:val="00004A05"/>
    <w:rsid w:val="00004B94"/>
    <w:rsid w:val="00005600"/>
    <w:rsid w:val="0000582A"/>
    <w:rsid w:val="00005CF8"/>
    <w:rsid w:val="000068F0"/>
    <w:rsid w:val="00007066"/>
    <w:rsid w:val="00007405"/>
    <w:rsid w:val="0000757F"/>
    <w:rsid w:val="00007FE6"/>
    <w:rsid w:val="0001047A"/>
    <w:rsid w:val="00010C3C"/>
    <w:rsid w:val="000112DB"/>
    <w:rsid w:val="000113B4"/>
    <w:rsid w:val="000119E0"/>
    <w:rsid w:val="00011C2F"/>
    <w:rsid w:val="00011FF9"/>
    <w:rsid w:val="000124EF"/>
    <w:rsid w:val="00012997"/>
    <w:rsid w:val="00013155"/>
    <w:rsid w:val="00013FB3"/>
    <w:rsid w:val="000161EE"/>
    <w:rsid w:val="000166DB"/>
    <w:rsid w:val="00016728"/>
    <w:rsid w:val="0001676E"/>
    <w:rsid w:val="00016E27"/>
    <w:rsid w:val="0001708A"/>
    <w:rsid w:val="0001747E"/>
    <w:rsid w:val="00017700"/>
    <w:rsid w:val="00017835"/>
    <w:rsid w:val="00017D3E"/>
    <w:rsid w:val="000207BC"/>
    <w:rsid w:val="000208F0"/>
    <w:rsid w:val="000209A3"/>
    <w:rsid w:val="00020BD5"/>
    <w:rsid w:val="00020F14"/>
    <w:rsid w:val="00020FC5"/>
    <w:rsid w:val="000214EE"/>
    <w:rsid w:val="000218CF"/>
    <w:rsid w:val="000218FA"/>
    <w:rsid w:val="00021D41"/>
    <w:rsid w:val="0002217E"/>
    <w:rsid w:val="00022430"/>
    <w:rsid w:val="000233BA"/>
    <w:rsid w:val="0002362A"/>
    <w:rsid w:val="00023799"/>
    <w:rsid w:val="00023C32"/>
    <w:rsid w:val="000243BD"/>
    <w:rsid w:val="00024A2A"/>
    <w:rsid w:val="000256A1"/>
    <w:rsid w:val="000258CA"/>
    <w:rsid w:val="0002592D"/>
    <w:rsid w:val="00025B05"/>
    <w:rsid w:val="00026376"/>
    <w:rsid w:val="000271E1"/>
    <w:rsid w:val="00027E27"/>
    <w:rsid w:val="00027EA4"/>
    <w:rsid w:val="0003013F"/>
    <w:rsid w:val="00030639"/>
    <w:rsid w:val="00030968"/>
    <w:rsid w:val="00030C09"/>
    <w:rsid w:val="00030D57"/>
    <w:rsid w:val="00030E75"/>
    <w:rsid w:val="000321ED"/>
    <w:rsid w:val="00032345"/>
    <w:rsid w:val="0003297E"/>
    <w:rsid w:val="00033106"/>
    <w:rsid w:val="0003317D"/>
    <w:rsid w:val="000337F2"/>
    <w:rsid w:val="000339AF"/>
    <w:rsid w:val="00033CB2"/>
    <w:rsid w:val="00034B5E"/>
    <w:rsid w:val="00034DB7"/>
    <w:rsid w:val="00034DCC"/>
    <w:rsid w:val="00035092"/>
    <w:rsid w:val="00035297"/>
    <w:rsid w:val="0003631C"/>
    <w:rsid w:val="00036B13"/>
    <w:rsid w:val="00036F72"/>
    <w:rsid w:val="000371CE"/>
    <w:rsid w:val="0003768C"/>
    <w:rsid w:val="0003786B"/>
    <w:rsid w:val="000379EB"/>
    <w:rsid w:val="00040152"/>
    <w:rsid w:val="00040190"/>
    <w:rsid w:val="00040A9D"/>
    <w:rsid w:val="00040D20"/>
    <w:rsid w:val="000418E0"/>
    <w:rsid w:val="00041B2B"/>
    <w:rsid w:val="0004209B"/>
    <w:rsid w:val="000422FA"/>
    <w:rsid w:val="0004251F"/>
    <w:rsid w:val="000428A1"/>
    <w:rsid w:val="000428DB"/>
    <w:rsid w:val="000435D2"/>
    <w:rsid w:val="000435F4"/>
    <w:rsid w:val="00043BE5"/>
    <w:rsid w:val="00044184"/>
    <w:rsid w:val="000445A4"/>
    <w:rsid w:val="00044669"/>
    <w:rsid w:val="00044A04"/>
    <w:rsid w:val="00044B1D"/>
    <w:rsid w:val="00044C79"/>
    <w:rsid w:val="00044DB0"/>
    <w:rsid w:val="000450AE"/>
    <w:rsid w:val="000453BE"/>
    <w:rsid w:val="0004556E"/>
    <w:rsid w:val="0004585F"/>
    <w:rsid w:val="00045928"/>
    <w:rsid w:val="000461A6"/>
    <w:rsid w:val="000467F2"/>
    <w:rsid w:val="00046CB1"/>
    <w:rsid w:val="000473AA"/>
    <w:rsid w:val="000501B7"/>
    <w:rsid w:val="000501C7"/>
    <w:rsid w:val="00050EC3"/>
    <w:rsid w:val="000515FA"/>
    <w:rsid w:val="00051D9C"/>
    <w:rsid w:val="00051E33"/>
    <w:rsid w:val="000526C7"/>
    <w:rsid w:val="00052747"/>
    <w:rsid w:val="00052DEA"/>
    <w:rsid w:val="00053593"/>
    <w:rsid w:val="0005504B"/>
    <w:rsid w:val="00055602"/>
    <w:rsid w:val="00056127"/>
    <w:rsid w:val="000562B3"/>
    <w:rsid w:val="000562B4"/>
    <w:rsid w:val="00056AAC"/>
    <w:rsid w:val="00057587"/>
    <w:rsid w:val="00057652"/>
    <w:rsid w:val="00057831"/>
    <w:rsid w:val="00060244"/>
    <w:rsid w:val="00060388"/>
    <w:rsid w:val="000604DF"/>
    <w:rsid w:val="00060677"/>
    <w:rsid w:val="000609EA"/>
    <w:rsid w:val="00061135"/>
    <w:rsid w:val="000612A7"/>
    <w:rsid w:val="0006136E"/>
    <w:rsid w:val="00061818"/>
    <w:rsid w:val="00061D93"/>
    <w:rsid w:val="0006250A"/>
    <w:rsid w:val="00062D55"/>
    <w:rsid w:val="00062EEC"/>
    <w:rsid w:val="00063A97"/>
    <w:rsid w:val="00063C04"/>
    <w:rsid w:val="00065006"/>
    <w:rsid w:val="000651E6"/>
    <w:rsid w:val="00065214"/>
    <w:rsid w:val="000654A2"/>
    <w:rsid w:val="00065D2B"/>
    <w:rsid w:val="00065E7D"/>
    <w:rsid w:val="00066066"/>
    <w:rsid w:val="0006637F"/>
    <w:rsid w:val="0006646D"/>
    <w:rsid w:val="0006695A"/>
    <w:rsid w:val="00066C6F"/>
    <w:rsid w:val="00066EA1"/>
    <w:rsid w:val="00067149"/>
    <w:rsid w:val="000675B3"/>
    <w:rsid w:val="000676B5"/>
    <w:rsid w:val="00067A2B"/>
    <w:rsid w:val="00067E7E"/>
    <w:rsid w:val="000701C8"/>
    <w:rsid w:val="000701E9"/>
    <w:rsid w:val="000701EF"/>
    <w:rsid w:val="00070949"/>
    <w:rsid w:val="000711CC"/>
    <w:rsid w:val="00071607"/>
    <w:rsid w:val="00071893"/>
    <w:rsid w:val="00071EEE"/>
    <w:rsid w:val="000723ED"/>
    <w:rsid w:val="00072600"/>
    <w:rsid w:val="000729CC"/>
    <w:rsid w:val="00072E78"/>
    <w:rsid w:val="000735BA"/>
    <w:rsid w:val="000735D7"/>
    <w:rsid w:val="00073731"/>
    <w:rsid w:val="00073ED6"/>
    <w:rsid w:val="00073F00"/>
    <w:rsid w:val="00073FB7"/>
    <w:rsid w:val="00074719"/>
    <w:rsid w:val="00075612"/>
    <w:rsid w:val="000756BD"/>
    <w:rsid w:val="00075C58"/>
    <w:rsid w:val="0007633C"/>
    <w:rsid w:val="00076A4D"/>
    <w:rsid w:val="00076B29"/>
    <w:rsid w:val="00076C0C"/>
    <w:rsid w:val="00076F99"/>
    <w:rsid w:val="00077244"/>
    <w:rsid w:val="000776C4"/>
    <w:rsid w:val="00077A91"/>
    <w:rsid w:val="000807D6"/>
    <w:rsid w:val="0008092D"/>
    <w:rsid w:val="0008104C"/>
    <w:rsid w:val="00081926"/>
    <w:rsid w:val="00081A4A"/>
    <w:rsid w:val="00081ABB"/>
    <w:rsid w:val="00082320"/>
    <w:rsid w:val="00082D5D"/>
    <w:rsid w:val="000832AF"/>
    <w:rsid w:val="000832E0"/>
    <w:rsid w:val="00083E90"/>
    <w:rsid w:val="000844AF"/>
    <w:rsid w:val="00084787"/>
    <w:rsid w:val="000848F9"/>
    <w:rsid w:val="000859C1"/>
    <w:rsid w:val="00085EAC"/>
    <w:rsid w:val="00085F21"/>
    <w:rsid w:val="0008673D"/>
    <w:rsid w:val="000867AD"/>
    <w:rsid w:val="00086904"/>
    <w:rsid w:val="00086BAD"/>
    <w:rsid w:val="00086CF0"/>
    <w:rsid w:val="0008736C"/>
    <w:rsid w:val="000874DB"/>
    <w:rsid w:val="00087508"/>
    <w:rsid w:val="00087734"/>
    <w:rsid w:val="00087E54"/>
    <w:rsid w:val="00090157"/>
    <w:rsid w:val="000904D5"/>
    <w:rsid w:val="000909C4"/>
    <w:rsid w:val="00090D27"/>
    <w:rsid w:val="0009168E"/>
    <w:rsid w:val="00091D84"/>
    <w:rsid w:val="00091FFE"/>
    <w:rsid w:val="000921D3"/>
    <w:rsid w:val="000927C1"/>
    <w:rsid w:val="000932B6"/>
    <w:rsid w:val="00093ACE"/>
    <w:rsid w:val="00093E6C"/>
    <w:rsid w:val="00094C48"/>
    <w:rsid w:val="00094DD5"/>
    <w:rsid w:val="00094E9E"/>
    <w:rsid w:val="00094E9F"/>
    <w:rsid w:val="00095377"/>
    <w:rsid w:val="000958D5"/>
    <w:rsid w:val="00095C9A"/>
    <w:rsid w:val="000964D3"/>
    <w:rsid w:val="00096551"/>
    <w:rsid w:val="00097F21"/>
    <w:rsid w:val="00097FD0"/>
    <w:rsid w:val="000A00C8"/>
    <w:rsid w:val="000A02B3"/>
    <w:rsid w:val="000A0E09"/>
    <w:rsid w:val="000A1B18"/>
    <w:rsid w:val="000A293B"/>
    <w:rsid w:val="000A3400"/>
    <w:rsid w:val="000A3420"/>
    <w:rsid w:val="000A3487"/>
    <w:rsid w:val="000A37F4"/>
    <w:rsid w:val="000A393A"/>
    <w:rsid w:val="000A3A3D"/>
    <w:rsid w:val="000A44DC"/>
    <w:rsid w:val="000A4AA9"/>
    <w:rsid w:val="000A4B55"/>
    <w:rsid w:val="000A505A"/>
    <w:rsid w:val="000A50D6"/>
    <w:rsid w:val="000A60F5"/>
    <w:rsid w:val="000A63B8"/>
    <w:rsid w:val="000A6BBB"/>
    <w:rsid w:val="000A6CF2"/>
    <w:rsid w:val="000A7693"/>
    <w:rsid w:val="000A7734"/>
    <w:rsid w:val="000A7C1D"/>
    <w:rsid w:val="000A7C2F"/>
    <w:rsid w:val="000A7DE9"/>
    <w:rsid w:val="000A7FD2"/>
    <w:rsid w:val="000B0052"/>
    <w:rsid w:val="000B00E3"/>
    <w:rsid w:val="000B0BCF"/>
    <w:rsid w:val="000B143D"/>
    <w:rsid w:val="000B1889"/>
    <w:rsid w:val="000B19F0"/>
    <w:rsid w:val="000B1B35"/>
    <w:rsid w:val="000B2118"/>
    <w:rsid w:val="000B2143"/>
    <w:rsid w:val="000B2196"/>
    <w:rsid w:val="000B23F2"/>
    <w:rsid w:val="000B26F9"/>
    <w:rsid w:val="000B4089"/>
    <w:rsid w:val="000B4BCE"/>
    <w:rsid w:val="000B4EC6"/>
    <w:rsid w:val="000B5295"/>
    <w:rsid w:val="000B529A"/>
    <w:rsid w:val="000B5720"/>
    <w:rsid w:val="000B6082"/>
    <w:rsid w:val="000B65E3"/>
    <w:rsid w:val="000B7251"/>
    <w:rsid w:val="000C030B"/>
    <w:rsid w:val="000C0381"/>
    <w:rsid w:val="000C0CAF"/>
    <w:rsid w:val="000C0D66"/>
    <w:rsid w:val="000C0E5B"/>
    <w:rsid w:val="000C170F"/>
    <w:rsid w:val="000C1B04"/>
    <w:rsid w:val="000C1BE0"/>
    <w:rsid w:val="000C1FC1"/>
    <w:rsid w:val="000C2708"/>
    <w:rsid w:val="000C27B7"/>
    <w:rsid w:val="000C30DD"/>
    <w:rsid w:val="000C43F2"/>
    <w:rsid w:val="000C44CE"/>
    <w:rsid w:val="000C4709"/>
    <w:rsid w:val="000C4BC2"/>
    <w:rsid w:val="000C4E19"/>
    <w:rsid w:val="000C5151"/>
    <w:rsid w:val="000C5220"/>
    <w:rsid w:val="000C5A6A"/>
    <w:rsid w:val="000C5AAC"/>
    <w:rsid w:val="000C607F"/>
    <w:rsid w:val="000C63C0"/>
    <w:rsid w:val="000C6738"/>
    <w:rsid w:val="000C6DB5"/>
    <w:rsid w:val="000C6FE3"/>
    <w:rsid w:val="000C7369"/>
    <w:rsid w:val="000C7721"/>
    <w:rsid w:val="000C776E"/>
    <w:rsid w:val="000C7CF9"/>
    <w:rsid w:val="000C7F49"/>
    <w:rsid w:val="000D04E1"/>
    <w:rsid w:val="000D06F6"/>
    <w:rsid w:val="000D1277"/>
    <w:rsid w:val="000D13E2"/>
    <w:rsid w:val="000D1790"/>
    <w:rsid w:val="000D19B7"/>
    <w:rsid w:val="000D1E06"/>
    <w:rsid w:val="000D2293"/>
    <w:rsid w:val="000D2B01"/>
    <w:rsid w:val="000D2D27"/>
    <w:rsid w:val="000D349A"/>
    <w:rsid w:val="000D34BC"/>
    <w:rsid w:val="000D34D1"/>
    <w:rsid w:val="000D357F"/>
    <w:rsid w:val="000D4155"/>
    <w:rsid w:val="000D41C6"/>
    <w:rsid w:val="000D4279"/>
    <w:rsid w:val="000D4D30"/>
    <w:rsid w:val="000D4FD1"/>
    <w:rsid w:val="000D5484"/>
    <w:rsid w:val="000D641F"/>
    <w:rsid w:val="000D6775"/>
    <w:rsid w:val="000D6BB4"/>
    <w:rsid w:val="000D6BB8"/>
    <w:rsid w:val="000D6DAD"/>
    <w:rsid w:val="000D73ED"/>
    <w:rsid w:val="000D7584"/>
    <w:rsid w:val="000D7FBD"/>
    <w:rsid w:val="000E0037"/>
    <w:rsid w:val="000E00D4"/>
    <w:rsid w:val="000E0364"/>
    <w:rsid w:val="000E0490"/>
    <w:rsid w:val="000E1111"/>
    <w:rsid w:val="000E2801"/>
    <w:rsid w:val="000E2C39"/>
    <w:rsid w:val="000E2E8E"/>
    <w:rsid w:val="000E3AB6"/>
    <w:rsid w:val="000E3D27"/>
    <w:rsid w:val="000E4669"/>
    <w:rsid w:val="000E4867"/>
    <w:rsid w:val="000E48D8"/>
    <w:rsid w:val="000E4E1D"/>
    <w:rsid w:val="000E4E5F"/>
    <w:rsid w:val="000E598F"/>
    <w:rsid w:val="000E6257"/>
    <w:rsid w:val="000E6A49"/>
    <w:rsid w:val="000E72AC"/>
    <w:rsid w:val="000E75BD"/>
    <w:rsid w:val="000E7B5B"/>
    <w:rsid w:val="000F0316"/>
    <w:rsid w:val="000F06D8"/>
    <w:rsid w:val="000F078B"/>
    <w:rsid w:val="000F09B8"/>
    <w:rsid w:val="000F0DD6"/>
    <w:rsid w:val="000F1330"/>
    <w:rsid w:val="000F161A"/>
    <w:rsid w:val="000F1755"/>
    <w:rsid w:val="000F1AEE"/>
    <w:rsid w:val="000F1E59"/>
    <w:rsid w:val="000F1EDA"/>
    <w:rsid w:val="000F1F86"/>
    <w:rsid w:val="000F220C"/>
    <w:rsid w:val="000F35D2"/>
    <w:rsid w:val="000F3FC9"/>
    <w:rsid w:val="000F41B6"/>
    <w:rsid w:val="000F4832"/>
    <w:rsid w:val="000F5177"/>
    <w:rsid w:val="000F52FA"/>
    <w:rsid w:val="000F560D"/>
    <w:rsid w:val="000F609D"/>
    <w:rsid w:val="000F63E3"/>
    <w:rsid w:val="000F6407"/>
    <w:rsid w:val="000F65FE"/>
    <w:rsid w:val="000F6968"/>
    <w:rsid w:val="000F6E40"/>
    <w:rsid w:val="000F75D3"/>
    <w:rsid w:val="000F7CF0"/>
    <w:rsid w:val="001009BA"/>
    <w:rsid w:val="00101277"/>
    <w:rsid w:val="00101732"/>
    <w:rsid w:val="00101859"/>
    <w:rsid w:val="00101B6D"/>
    <w:rsid w:val="00101F46"/>
    <w:rsid w:val="00102A38"/>
    <w:rsid w:val="00102B58"/>
    <w:rsid w:val="00102DCF"/>
    <w:rsid w:val="00102DE2"/>
    <w:rsid w:val="00102F2E"/>
    <w:rsid w:val="00103186"/>
    <w:rsid w:val="001034DF"/>
    <w:rsid w:val="00103675"/>
    <w:rsid w:val="00103954"/>
    <w:rsid w:val="00103C9B"/>
    <w:rsid w:val="00103CE0"/>
    <w:rsid w:val="00104365"/>
    <w:rsid w:val="0010441D"/>
    <w:rsid w:val="001044F2"/>
    <w:rsid w:val="001049DD"/>
    <w:rsid w:val="00104F6C"/>
    <w:rsid w:val="00105EEB"/>
    <w:rsid w:val="001064EC"/>
    <w:rsid w:val="00106DCD"/>
    <w:rsid w:val="00106F3D"/>
    <w:rsid w:val="001074C2"/>
    <w:rsid w:val="00107E04"/>
    <w:rsid w:val="00110195"/>
    <w:rsid w:val="00110515"/>
    <w:rsid w:val="0011055A"/>
    <w:rsid w:val="00111D2D"/>
    <w:rsid w:val="001127B6"/>
    <w:rsid w:val="00112F3C"/>
    <w:rsid w:val="00113C48"/>
    <w:rsid w:val="00114250"/>
    <w:rsid w:val="00114298"/>
    <w:rsid w:val="001143FF"/>
    <w:rsid w:val="00114517"/>
    <w:rsid w:val="0011492D"/>
    <w:rsid w:val="00115221"/>
    <w:rsid w:val="001152A6"/>
    <w:rsid w:val="00115B98"/>
    <w:rsid w:val="0011603D"/>
    <w:rsid w:val="00116508"/>
    <w:rsid w:val="001167DA"/>
    <w:rsid w:val="00116B0D"/>
    <w:rsid w:val="00116B60"/>
    <w:rsid w:val="00116CB6"/>
    <w:rsid w:val="00117394"/>
    <w:rsid w:val="0012008A"/>
    <w:rsid w:val="0012041C"/>
    <w:rsid w:val="00121093"/>
    <w:rsid w:val="00121C63"/>
    <w:rsid w:val="00121CC1"/>
    <w:rsid w:val="00121EBD"/>
    <w:rsid w:val="00123460"/>
    <w:rsid w:val="00124512"/>
    <w:rsid w:val="00124B92"/>
    <w:rsid w:val="00125851"/>
    <w:rsid w:val="00125E0D"/>
    <w:rsid w:val="00125FDE"/>
    <w:rsid w:val="001263EB"/>
    <w:rsid w:val="00126672"/>
    <w:rsid w:val="001269EC"/>
    <w:rsid w:val="00126E87"/>
    <w:rsid w:val="00126F97"/>
    <w:rsid w:val="00127060"/>
    <w:rsid w:val="001276D7"/>
    <w:rsid w:val="0012777C"/>
    <w:rsid w:val="00127B0B"/>
    <w:rsid w:val="00127E8C"/>
    <w:rsid w:val="001300A3"/>
    <w:rsid w:val="00130662"/>
    <w:rsid w:val="001310D3"/>
    <w:rsid w:val="0013133F"/>
    <w:rsid w:val="0013157A"/>
    <w:rsid w:val="00132089"/>
    <w:rsid w:val="001320D0"/>
    <w:rsid w:val="001323DC"/>
    <w:rsid w:val="00132D9D"/>
    <w:rsid w:val="001333A5"/>
    <w:rsid w:val="001333AD"/>
    <w:rsid w:val="0013342A"/>
    <w:rsid w:val="00133AE8"/>
    <w:rsid w:val="00134E2C"/>
    <w:rsid w:val="00134F38"/>
    <w:rsid w:val="00134F53"/>
    <w:rsid w:val="00135119"/>
    <w:rsid w:val="00135819"/>
    <w:rsid w:val="00136279"/>
    <w:rsid w:val="001368F4"/>
    <w:rsid w:val="0013697A"/>
    <w:rsid w:val="00137413"/>
    <w:rsid w:val="00137BBE"/>
    <w:rsid w:val="0014058A"/>
    <w:rsid w:val="001407BE"/>
    <w:rsid w:val="001417AB"/>
    <w:rsid w:val="00141ECE"/>
    <w:rsid w:val="0014300E"/>
    <w:rsid w:val="00143142"/>
    <w:rsid w:val="0014314F"/>
    <w:rsid w:val="00143F29"/>
    <w:rsid w:val="0014493E"/>
    <w:rsid w:val="00144B9D"/>
    <w:rsid w:val="0014501A"/>
    <w:rsid w:val="0014546B"/>
    <w:rsid w:val="00145E1F"/>
    <w:rsid w:val="00146232"/>
    <w:rsid w:val="001462C0"/>
    <w:rsid w:val="00146491"/>
    <w:rsid w:val="00146C25"/>
    <w:rsid w:val="0014772B"/>
    <w:rsid w:val="001477B9"/>
    <w:rsid w:val="00147B3F"/>
    <w:rsid w:val="00147C11"/>
    <w:rsid w:val="00147CAC"/>
    <w:rsid w:val="00147CB0"/>
    <w:rsid w:val="00150782"/>
    <w:rsid w:val="00150B6E"/>
    <w:rsid w:val="0015110B"/>
    <w:rsid w:val="00151170"/>
    <w:rsid w:val="0015130B"/>
    <w:rsid w:val="0015197C"/>
    <w:rsid w:val="00151DAA"/>
    <w:rsid w:val="00151ED4"/>
    <w:rsid w:val="00151EF1"/>
    <w:rsid w:val="00152014"/>
    <w:rsid w:val="00152671"/>
    <w:rsid w:val="00152D74"/>
    <w:rsid w:val="001532BA"/>
    <w:rsid w:val="00153C59"/>
    <w:rsid w:val="001544F3"/>
    <w:rsid w:val="001546F0"/>
    <w:rsid w:val="001547C8"/>
    <w:rsid w:val="00154AAF"/>
    <w:rsid w:val="00154F17"/>
    <w:rsid w:val="0015526A"/>
    <w:rsid w:val="001555B8"/>
    <w:rsid w:val="001555E2"/>
    <w:rsid w:val="001557CE"/>
    <w:rsid w:val="00155BB3"/>
    <w:rsid w:val="00156783"/>
    <w:rsid w:val="001568FA"/>
    <w:rsid w:val="00157156"/>
    <w:rsid w:val="00157EEF"/>
    <w:rsid w:val="00160126"/>
    <w:rsid w:val="00160307"/>
    <w:rsid w:val="001603B4"/>
    <w:rsid w:val="00160899"/>
    <w:rsid w:val="001610E7"/>
    <w:rsid w:val="00161572"/>
    <w:rsid w:val="00161E97"/>
    <w:rsid w:val="001622F3"/>
    <w:rsid w:val="00162494"/>
    <w:rsid w:val="001625CA"/>
    <w:rsid w:val="0016298A"/>
    <w:rsid w:val="001635C1"/>
    <w:rsid w:val="00163F14"/>
    <w:rsid w:val="00164302"/>
    <w:rsid w:val="0016498C"/>
    <w:rsid w:val="00164BE6"/>
    <w:rsid w:val="00164E63"/>
    <w:rsid w:val="00165072"/>
    <w:rsid w:val="00165685"/>
    <w:rsid w:val="001659AC"/>
    <w:rsid w:val="00165D05"/>
    <w:rsid w:val="00166560"/>
    <w:rsid w:val="001665DF"/>
    <w:rsid w:val="00166C42"/>
    <w:rsid w:val="00166C7F"/>
    <w:rsid w:val="00167404"/>
    <w:rsid w:val="001674C2"/>
    <w:rsid w:val="00167733"/>
    <w:rsid w:val="001679F6"/>
    <w:rsid w:val="00167B14"/>
    <w:rsid w:val="0016C5AB"/>
    <w:rsid w:val="0017149B"/>
    <w:rsid w:val="00171C9E"/>
    <w:rsid w:val="00171DF6"/>
    <w:rsid w:val="00172138"/>
    <w:rsid w:val="00172BCE"/>
    <w:rsid w:val="00172DF9"/>
    <w:rsid w:val="001734EA"/>
    <w:rsid w:val="001735D5"/>
    <w:rsid w:val="00173C85"/>
    <w:rsid w:val="00174238"/>
    <w:rsid w:val="001745B0"/>
    <w:rsid w:val="00174D44"/>
    <w:rsid w:val="00174F7C"/>
    <w:rsid w:val="00175194"/>
    <w:rsid w:val="00175272"/>
    <w:rsid w:val="001754BD"/>
    <w:rsid w:val="001755B7"/>
    <w:rsid w:val="00175920"/>
    <w:rsid w:val="00175CE5"/>
    <w:rsid w:val="00176302"/>
    <w:rsid w:val="00176698"/>
    <w:rsid w:val="001768AA"/>
    <w:rsid w:val="00176EEA"/>
    <w:rsid w:val="0017750E"/>
    <w:rsid w:val="001777C5"/>
    <w:rsid w:val="00177B36"/>
    <w:rsid w:val="00177B98"/>
    <w:rsid w:val="00177E7B"/>
    <w:rsid w:val="0017D6EF"/>
    <w:rsid w:val="001804D0"/>
    <w:rsid w:val="00180736"/>
    <w:rsid w:val="00180DEC"/>
    <w:rsid w:val="001814EB"/>
    <w:rsid w:val="00181A31"/>
    <w:rsid w:val="00181CE3"/>
    <w:rsid w:val="001820F7"/>
    <w:rsid w:val="001822EB"/>
    <w:rsid w:val="00182478"/>
    <w:rsid w:val="001826E5"/>
    <w:rsid w:val="001844AF"/>
    <w:rsid w:val="0018591F"/>
    <w:rsid w:val="001868F5"/>
    <w:rsid w:val="001869AE"/>
    <w:rsid w:val="00186A38"/>
    <w:rsid w:val="00186D77"/>
    <w:rsid w:val="00187084"/>
    <w:rsid w:val="0018751B"/>
    <w:rsid w:val="0018F495"/>
    <w:rsid w:val="001900E9"/>
    <w:rsid w:val="0019018A"/>
    <w:rsid w:val="001909B4"/>
    <w:rsid w:val="00191215"/>
    <w:rsid w:val="0019151D"/>
    <w:rsid w:val="00192221"/>
    <w:rsid w:val="0019242F"/>
    <w:rsid w:val="00192B87"/>
    <w:rsid w:val="00192F32"/>
    <w:rsid w:val="00192FA5"/>
    <w:rsid w:val="001934E6"/>
    <w:rsid w:val="00193E8D"/>
    <w:rsid w:val="00194058"/>
    <w:rsid w:val="00194649"/>
    <w:rsid w:val="001947F6"/>
    <w:rsid w:val="00194DD5"/>
    <w:rsid w:val="00194E12"/>
    <w:rsid w:val="0019692C"/>
    <w:rsid w:val="0019712E"/>
    <w:rsid w:val="001976BC"/>
    <w:rsid w:val="00197B82"/>
    <w:rsid w:val="00197BC5"/>
    <w:rsid w:val="001A074C"/>
    <w:rsid w:val="001A078F"/>
    <w:rsid w:val="001A0C63"/>
    <w:rsid w:val="001A0FBA"/>
    <w:rsid w:val="001A18F6"/>
    <w:rsid w:val="001A1C44"/>
    <w:rsid w:val="001A1E8F"/>
    <w:rsid w:val="001A1F0B"/>
    <w:rsid w:val="001A1F4F"/>
    <w:rsid w:val="001A2082"/>
    <w:rsid w:val="001A224A"/>
    <w:rsid w:val="001A27EE"/>
    <w:rsid w:val="001A2812"/>
    <w:rsid w:val="001A33D7"/>
    <w:rsid w:val="001A3CE0"/>
    <w:rsid w:val="001A3FEE"/>
    <w:rsid w:val="001A47D9"/>
    <w:rsid w:val="001A4EAD"/>
    <w:rsid w:val="001A58D1"/>
    <w:rsid w:val="001A6304"/>
    <w:rsid w:val="001A649F"/>
    <w:rsid w:val="001A6729"/>
    <w:rsid w:val="001A67F7"/>
    <w:rsid w:val="001A7A1A"/>
    <w:rsid w:val="001A7B20"/>
    <w:rsid w:val="001A7CA2"/>
    <w:rsid w:val="001A7D1B"/>
    <w:rsid w:val="001ABA54"/>
    <w:rsid w:val="001B0087"/>
    <w:rsid w:val="001B0776"/>
    <w:rsid w:val="001B0BC0"/>
    <w:rsid w:val="001B17B7"/>
    <w:rsid w:val="001B182D"/>
    <w:rsid w:val="001B2266"/>
    <w:rsid w:val="001B2374"/>
    <w:rsid w:val="001B354C"/>
    <w:rsid w:val="001B389B"/>
    <w:rsid w:val="001B405D"/>
    <w:rsid w:val="001B4B69"/>
    <w:rsid w:val="001B4BCE"/>
    <w:rsid w:val="001B4CCA"/>
    <w:rsid w:val="001B4EEC"/>
    <w:rsid w:val="001B5D3D"/>
    <w:rsid w:val="001B6393"/>
    <w:rsid w:val="001B642A"/>
    <w:rsid w:val="001B688C"/>
    <w:rsid w:val="001B6EBC"/>
    <w:rsid w:val="001B7016"/>
    <w:rsid w:val="001B7042"/>
    <w:rsid w:val="001B7233"/>
    <w:rsid w:val="001B72A3"/>
    <w:rsid w:val="001B75A8"/>
    <w:rsid w:val="001B7C00"/>
    <w:rsid w:val="001B7FAD"/>
    <w:rsid w:val="001C0418"/>
    <w:rsid w:val="001C0480"/>
    <w:rsid w:val="001C0760"/>
    <w:rsid w:val="001C1320"/>
    <w:rsid w:val="001C1B02"/>
    <w:rsid w:val="001C1DE1"/>
    <w:rsid w:val="001C1F29"/>
    <w:rsid w:val="001C3810"/>
    <w:rsid w:val="001C3A51"/>
    <w:rsid w:val="001C509E"/>
    <w:rsid w:val="001C61EF"/>
    <w:rsid w:val="001C645E"/>
    <w:rsid w:val="001C64A7"/>
    <w:rsid w:val="001C68C4"/>
    <w:rsid w:val="001C68D4"/>
    <w:rsid w:val="001C6DE0"/>
    <w:rsid w:val="001C738B"/>
    <w:rsid w:val="001C755E"/>
    <w:rsid w:val="001C7B89"/>
    <w:rsid w:val="001D00D0"/>
    <w:rsid w:val="001D0A10"/>
    <w:rsid w:val="001D0D7D"/>
    <w:rsid w:val="001D0F61"/>
    <w:rsid w:val="001D0F9F"/>
    <w:rsid w:val="001D1F22"/>
    <w:rsid w:val="001D1F31"/>
    <w:rsid w:val="001D2353"/>
    <w:rsid w:val="001D2D6D"/>
    <w:rsid w:val="001D3252"/>
    <w:rsid w:val="001D3542"/>
    <w:rsid w:val="001D37D2"/>
    <w:rsid w:val="001D393F"/>
    <w:rsid w:val="001D4263"/>
    <w:rsid w:val="001D43FD"/>
    <w:rsid w:val="001D4A10"/>
    <w:rsid w:val="001D4B29"/>
    <w:rsid w:val="001D58E6"/>
    <w:rsid w:val="001D5F3E"/>
    <w:rsid w:val="001D605D"/>
    <w:rsid w:val="001D68BA"/>
    <w:rsid w:val="001D69D5"/>
    <w:rsid w:val="001D6A61"/>
    <w:rsid w:val="001D6F30"/>
    <w:rsid w:val="001D8BD8"/>
    <w:rsid w:val="001DB85C"/>
    <w:rsid w:val="001E019B"/>
    <w:rsid w:val="001E0876"/>
    <w:rsid w:val="001E092F"/>
    <w:rsid w:val="001E0A7D"/>
    <w:rsid w:val="001E0BC7"/>
    <w:rsid w:val="001E0E98"/>
    <w:rsid w:val="001E1044"/>
    <w:rsid w:val="001E1A95"/>
    <w:rsid w:val="001E1C0B"/>
    <w:rsid w:val="001E273A"/>
    <w:rsid w:val="001E2B48"/>
    <w:rsid w:val="001E2F55"/>
    <w:rsid w:val="001E2F92"/>
    <w:rsid w:val="001E3B8E"/>
    <w:rsid w:val="001E3C7F"/>
    <w:rsid w:val="001E3DBE"/>
    <w:rsid w:val="001E3DFE"/>
    <w:rsid w:val="001E3F9F"/>
    <w:rsid w:val="001E433D"/>
    <w:rsid w:val="001E4340"/>
    <w:rsid w:val="001E452D"/>
    <w:rsid w:val="001E4612"/>
    <w:rsid w:val="001E594D"/>
    <w:rsid w:val="001E5CF7"/>
    <w:rsid w:val="001E6A4F"/>
    <w:rsid w:val="001E6A9E"/>
    <w:rsid w:val="001E6BAF"/>
    <w:rsid w:val="001E72B4"/>
    <w:rsid w:val="001E7347"/>
    <w:rsid w:val="001E782F"/>
    <w:rsid w:val="001E7E90"/>
    <w:rsid w:val="001F07F1"/>
    <w:rsid w:val="001F0C8B"/>
    <w:rsid w:val="001F0F1E"/>
    <w:rsid w:val="001F1031"/>
    <w:rsid w:val="001F1071"/>
    <w:rsid w:val="001F145C"/>
    <w:rsid w:val="001F1C22"/>
    <w:rsid w:val="001F2546"/>
    <w:rsid w:val="001F3FED"/>
    <w:rsid w:val="001F433B"/>
    <w:rsid w:val="001F44DA"/>
    <w:rsid w:val="001F47BA"/>
    <w:rsid w:val="001F4A44"/>
    <w:rsid w:val="001F546A"/>
    <w:rsid w:val="001F56C7"/>
    <w:rsid w:val="001F5765"/>
    <w:rsid w:val="001F5868"/>
    <w:rsid w:val="001F6018"/>
    <w:rsid w:val="001F6A45"/>
    <w:rsid w:val="001F74A5"/>
    <w:rsid w:val="001F7775"/>
    <w:rsid w:val="001F7FD4"/>
    <w:rsid w:val="001F9A16"/>
    <w:rsid w:val="002004F7"/>
    <w:rsid w:val="002008FB"/>
    <w:rsid w:val="00201561"/>
    <w:rsid w:val="002016F2"/>
    <w:rsid w:val="002019C4"/>
    <w:rsid w:val="00202099"/>
    <w:rsid w:val="0020253E"/>
    <w:rsid w:val="002029BA"/>
    <w:rsid w:val="00202B19"/>
    <w:rsid w:val="00202C99"/>
    <w:rsid w:val="00202D2D"/>
    <w:rsid w:val="00203C02"/>
    <w:rsid w:val="00203E66"/>
    <w:rsid w:val="00204668"/>
    <w:rsid w:val="002047C4"/>
    <w:rsid w:val="00204B95"/>
    <w:rsid w:val="00204DE1"/>
    <w:rsid w:val="00204E98"/>
    <w:rsid w:val="00205280"/>
    <w:rsid w:val="00205945"/>
    <w:rsid w:val="002059EE"/>
    <w:rsid w:val="00205B4E"/>
    <w:rsid w:val="002067B9"/>
    <w:rsid w:val="00207022"/>
    <w:rsid w:val="00207C5F"/>
    <w:rsid w:val="00210642"/>
    <w:rsid w:val="002106BB"/>
    <w:rsid w:val="002108BF"/>
    <w:rsid w:val="00210CBC"/>
    <w:rsid w:val="002115AE"/>
    <w:rsid w:val="002117BC"/>
    <w:rsid w:val="00211B97"/>
    <w:rsid w:val="002120FF"/>
    <w:rsid w:val="00212410"/>
    <w:rsid w:val="002129D4"/>
    <w:rsid w:val="00213566"/>
    <w:rsid w:val="002137AE"/>
    <w:rsid w:val="00213D61"/>
    <w:rsid w:val="00213FE6"/>
    <w:rsid w:val="00214E7E"/>
    <w:rsid w:val="0021513B"/>
    <w:rsid w:val="00215180"/>
    <w:rsid w:val="002156E0"/>
    <w:rsid w:val="00215D81"/>
    <w:rsid w:val="002161D3"/>
    <w:rsid w:val="00216200"/>
    <w:rsid w:val="00216DAE"/>
    <w:rsid w:val="00216E4A"/>
    <w:rsid w:val="00216FA6"/>
    <w:rsid w:val="002200C4"/>
    <w:rsid w:val="002209F5"/>
    <w:rsid w:val="00220B33"/>
    <w:rsid w:val="00220C2C"/>
    <w:rsid w:val="002210D1"/>
    <w:rsid w:val="002214F5"/>
    <w:rsid w:val="00222017"/>
    <w:rsid w:val="002232F0"/>
    <w:rsid w:val="0022344A"/>
    <w:rsid w:val="00223450"/>
    <w:rsid w:val="0022379D"/>
    <w:rsid w:val="00223C45"/>
    <w:rsid w:val="00224893"/>
    <w:rsid w:val="00224C05"/>
    <w:rsid w:val="00224D14"/>
    <w:rsid w:val="002255D0"/>
    <w:rsid w:val="00225705"/>
    <w:rsid w:val="002258FA"/>
    <w:rsid w:val="00225F84"/>
    <w:rsid w:val="002263EE"/>
    <w:rsid w:val="00226986"/>
    <w:rsid w:val="00226FFA"/>
    <w:rsid w:val="00227897"/>
    <w:rsid w:val="002279D3"/>
    <w:rsid w:val="002279F7"/>
    <w:rsid w:val="00227BE8"/>
    <w:rsid w:val="0023226D"/>
    <w:rsid w:val="002322CF"/>
    <w:rsid w:val="00232322"/>
    <w:rsid w:val="002323AD"/>
    <w:rsid w:val="00233830"/>
    <w:rsid w:val="0023426C"/>
    <w:rsid w:val="00234844"/>
    <w:rsid w:val="00234F08"/>
    <w:rsid w:val="0023505B"/>
    <w:rsid w:val="00235E1E"/>
    <w:rsid w:val="00235E31"/>
    <w:rsid w:val="002361E1"/>
    <w:rsid w:val="0023633A"/>
    <w:rsid w:val="0023679C"/>
    <w:rsid w:val="00237417"/>
    <w:rsid w:val="00237CB9"/>
    <w:rsid w:val="00237E8C"/>
    <w:rsid w:val="0024004C"/>
    <w:rsid w:val="002409F4"/>
    <w:rsid w:val="002411D0"/>
    <w:rsid w:val="00241A16"/>
    <w:rsid w:val="00241DA5"/>
    <w:rsid w:val="00242316"/>
    <w:rsid w:val="00242B58"/>
    <w:rsid w:val="00242D34"/>
    <w:rsid w:val="00242F11"/>
    <w:rsid w:val="00242F7B"/>
    <w:rsid w:val="00243621"/>
    <w:rsid w:val="0024381A"/>
    <w:rsid w:val="002438FA"/>
    <w:rsid w:val="00243B6F"/>
    <w:rsid w:val="00243BC9"/>
    <w:rsid w:val="00243D69"/>
    <w:rsid w:val="00243F2C"/>
    <w:rsid w:val="002443B7"/>
    <w:rsid w:val="002446B4"/>
    <w:rsid w:val="0024474B"/>
    <w:rsid w:val="002448C3"/>
    <w:rsid w:val="00245483"/>
    <w:rsid w:val="0024549D"/>
    <w:rsid w:val="002454A0"/>
    <w:rsid w:val="002456EC"/>
    <w:rsid w:val="0024577F"/>
    <w:rsid w:val="00245C21"/>
    <w:rsid w:val="00245F13"/>
    <w:rsid w:val="00246285"/>
    <w:rsid w:val="002462FF"/>
    <w:rsid w:val="0024670D"/>
    <w:rsid w:val="00246916"/>
    <w:rsid w:val="00246B32"/>
    <w:rsid w:val="00246C16"/>
    <w:rsid w:val="002478D8"/>
    <w:rsid w:val="00247EAE"/>
    <w:rsid w:val="002506E1"/>
    <w:rsid w:val="00250B0C"/>
    <w:rsid w:val="0025128B"/>
    <w:rsid w:val="0025207F"/>
    <w:rsid w:val="00252594"/>
    <w:rsid w:val="00252719"/>
    <w:rsid w:val="0025469C"/>
    <w:rsid w:val="00254987"/>
    <w:rsid w:val="00254DF4"/>
    <w:rsid w:val="00254E49"/>
    <w:rsid w:val="002553D3"/>
    <w:rsid w:val="00255AD4"/>
    <w:rsid w:val="002561ED"/>
    <w:rsid w:val="002561FC"/>
    <w:rsid w:val="00256430"/>
    <w:rsid w:val="0025645C"/>
    <w:rsid w:val="002568A7"/>
    <w:rsid w:val="00256E5C"/>
    <w:rsid w:val="00256F0B"/>
    <w:rsid w:val="002572FC"/>
    <w:rsid w:val="0025791F"/>
    <w:rsid w:val="00257F79"/>
    <w:rsid w:val="0026003E"/>
    <w:rsid w:val="00260287"/>
    <w:rsid w:val="002603A2"/>
    <w:rsid w:val="00260693"/>
    <w:rsid w:val="002606B7"/>
    <w:rsid w:val="00260C63"/>
    <w:rsid w:val="00261775"/>
    <w:rsid w:val="00261B98"/>
    <w:rsid w:val="00262099"/>
    <w:rsid w:val="00262679"/>
    <w:rsid w:val="002626A5"/>
    <w:rsid w:val="002626AA"/>
    <w:rsid w:val="00263353"/>
    <w:rsid w:val="00263AC3"/>
    <w:rsid w:val="00263C35"/>
    <w:rsid w:val="00263D65"/>
    <w:rsid w:val="00264060"/>
    <w:rsid w:val="002642BF"/>
    <w:rsid w:val="00264622"/>
    <w:rsid w:val="00264931"/>
    <w:rsid w:val="00265051"/>
    <w:rsid w:val="002659DB"/>
    <w:rsid w:val="002661DD"/>
    <w:rsid w:val="002665C3"/>
    <w:rsid w:val="00266B8C"/>
    <w:rsid w:val="00267B80"/>
    <w:rsid w:val="00267CCE"/>
    <w:rsid w:val="00267D9C"/>
    <w:rsid w:val="002702F4"/>
    <w:rsid w:val="00270778"/>
    <w:rsid w:val="002708BD"/>
    <w:rsid w:val="002708C6"/>
    <w:rsid w:val="0027101A"/>
    <w:rsid w:val="0027110B"/>
    <w:rsid w:val="00271503"/>
    <w:rsid w:val="002718B0"/>
    <w:rsid w:val="00271FC6"/>
    <w:rsid w:val="00272A4D"/>
    <w:rsid w:val="00272A53"/>
    <w:rsid w:val="00273371"/>
    <w:rsid w:val="0027361D"/>
    <w:rsid w:val="00273733"/>
    <w:rsid w:val="00273C75"/>
    <w:rsid w:val="00273DDB"/>
    <w:rsid w:val="00273FFA"/>
    <w:rsid w:val="00274280"/>
    <w:rsid w:val="002748D0"/>
    <w:rsid w:val="00275AC1"/>
    <w:rsid w:val="0027675B"/>
    <w:rsid w:val="00276790"/>
    <w:rsid w:val="00276955"/>
    <w:rsid w:val="002769AD"/>
    <w:rsid w:val="00276F5D"/>
    <w:rsid w:val="00276FA5"/>
    <w:rsid w:val="002772B2"/>
    <w:rsid w:val="002772C0"/>
    <w:rsid w:val="00277658"/>
    <w:rsid w:val="002777FA"/>
    <w:rsid w:val="002800FA"/>
    <w:rsid w:val="002803FE"/>
    <w:rsid w:val="00280C78"/>
    <w:rsid w:val="00280F1E"/>
    <w:rsid w:val="0028111C"/>
    <w:rsid w:val="00281536"/>
    <w:rsid w:val="0028242B"/>
    <w:rsid w:val="00282736"/>
    <w:rsid w:val="00282C4D"/>
    <w:rsid w:val="0028323C"/>
    <w:rsid w:val="0028379A"/>
    <w:rsid w:val="00283B83"/>
    <w:rsid w:val="002846CC"/>
    <w:rsid w:val="0028599E"/>
    <w:rsid w:val="00285B55"/>
    <w:rsid w:val="00285CF1"/>
    <w:rsid w:val="00285F7B"/>
    <w:rsid w:val="00286796"/>
    <w:rsid w:val="002879AD"/>
    <w:rsid w:val="00287CC8"/>
    <w:rsid w:val="0028DB91"/>
    <w:rsid w:val="002901EB"/>
    <w:rsid w:val="0029032C"/>
    <w:rsid w:val="00290FA9"/>
    <w:rsid w:val="0029110A"/>
    <w:rsid w:val="00291217"/>
    <w:rsid w:val="00291481"/>
    <w:rsid w:val="002914D8"/>
    <w:rsid w:val="002922B2"/>
    <w:rsid w:val="002923B9"/>
    <w:rsid w:val="0029263A"/>
    <w:rsid w:val="0029271F"/>
    <w:rsid w:val="00293354"/>
    <w:rsid w:val="002939EF"/>
    <w:rsid w:val="00293C85"/>
    <w:rsid w:val="002944D3"/>
    <w:rsid w:val="002946D3"/>
    <w:rsid w:val="00294DCF"/>
    <w:rsid w:val="00294E63"/>
    <w:rsid w:val="00295749"/>
    <w:rsid w:val="00295F6B"/>
    <w:rsid w:val="0029609C"/>
    <w:rsid w:val="0029645B"/>
    <w:rsid w:val="00296BBE"/>
    <w:rsid w:val="0029707C"/>
    <w:rsid w:val="002973AD"/>
    <w:rsid w:val="00297615"/>
    <w:rsid w:val="0029771A"/>
    <w:rsid w:val="002A010F"/>
    <w:rsid w:val="002A0222"/>
    <w:rsid w:val="002A0240"/>
    <w:rsid w:val="002A04F0"/>
    <w:rsid w:val="002A0540"/>
    <w:rsid w:val="002A08F5"/>
    <w:rsid w:val="002A0E7F"/>
    <w:rsid w:val="002A133C"/>
    <w:rsid w:val="002A1614"/>
    <w:rsid w:val="002A18E7"/>
    <w:rsid w:val="002A1EE1"/>
    <w:rsid w:val="002A2D2D"/>
    <w:rsid w:val="002A2DDF"/>
    <w:rsid w:val="002A2F0E"/>
    <w:rsid w:val="002A39DB"/>
    <w:rsid w:val="002A4D8E"/>
    <w:rsid w:val="002A4EDB"/>
    <w:rsid w:val="002A536F"/>
    <w:rsid w:val="002A5EF2"/>
    <w:rsid w:val="002A600E"/>
    <w:rsid w:val="002A644A"/>
    <w:rsid w:val="002A71A7"/>
    <w:rsid w:val="002A71FB"/>
    <w:rsid w:val="002A7C3D"/>
    <w:rsid w:val="002A7E96"/>
    <w:rsid w:val="002B023C"/>
    <w:rsid w:val="002B1742"/>
    <w:rsid w:val="002B21F7"/>
    <w:rsid w:val="002B25FD"/>
    <w:rsid w:val="002B276F"/>
    <w:rsid w:val="002B2874"/>
    <w:rsid w:val="002B3056"/>
    <w:rsid w:val="002B305F"/>
    <w:rsid w:val="002B34B0"/>
    <w:rsid w:val="002B3831"/>
    <w:rsid w:val="002B404A"/>
    <w:rsid w:val="002B487C"/>
    <w:rsid w:val="002B4885"/>
    <w:rsid w:val="002B4C65"/>
    <w:rsid w:val="002B558B"/>
    <w:rsid w:val="002B5628"/>
    <w:rsid w:val="002B5759"/>
    <w:rsid w:val="002B5939"/>
    <w:rsid w:val="002B5DA1"/>
    <w:rsid w:val="002B62B1"/>
    <w:rsid w:val="002B6D0F"/>
    <w:rsid w:val="002B6EC4"/>
    <w:rsid w:val="002B7906"/>
    <w:rsid w:val="002B7AFF"/>
    <w:rsid w:val="002B7B2D"/>
    <w:rsid w:val="002C02D1"/>
    <w:rsid w:val="002C0375"/>
    <w:rsid w:val="002C08F1"/>
    <w:rsid w:val="002C1349"/>
    <w:rsid w:val="002C1ABA"/>
    <w:rsid w:val="002C2460"/>
    <w:rsid w:val="002C256F"/>
    <w:rsid w:val="002C2853"/>
    <w:rsid w:val="002C3154"/>
    <w:rsid w:val="002C34A8"/>
    <w:rsid w:val="002C3C83"/>
    <w:rsid w:val="002C3DCF"/>
    <w:rsid w:val="002C410E"/>
    <w:rsid w:val="002C4519"/>
    <w:rsid w:val="002C4552"/>
    <w:rsid w:val="002C476A"/>
    <w:rsid w:val="002C4D4D"/>
    <w:rsid w:val="002C4F7A"/>
    <w:rsid w:val="002C4FCA"/>
    <w:rsid w:val="002C4FFE"/>
    <w:rsid w:val="002C59F7"/>
    <w:rsid w:val="002C5C5E"/>
    <w:rsid w:val="002C6245"/>
    <w:rsid w:val="002C6601"/>
    <w:rsid w:val="002C6615"/>
    <w:rsid w:val="002C6A14"/>
    <w:rsid w:val="002C6D4A"/>
    <w:rsid w:val="002C71F8"/>
    <w:rsid w:val="002C794C"/>
    <w:rsid w:val="002C7C4A"/>
    <w:rsid w:val="002D0213"/>
    <w:rsid w:val="002D078E"/>
    <w:rsid w:val="002D07DD"/>
    <w:rsid w:val="002D0E8F"/>
    <w:rsid w:val="002D1D72"/>
    <w:rsid w:val="002D2189"/>
    <w:rsid w:val="002D2AF1"/>
    <w:rsid w:val="002D2C6F"/>
    <w:rsid w:val="002D2EB9"/>
    <w:rsid w:val="002D34A4"/>
    <w:rsid w:val="002D3E7A"/>
    <w:rsid w:val="002D3E7D"/>
    <w:rsid w:val="002D409D"/>
    <w:rsid w:val="002D51F7"/>
    <w:rsid w:val="002D53C2"/>
    <w:rsid w:val="002D5C63"/>
    <w:rsid w:val="002D6075"/>
    <w:rsid w:val="002D7FDC"/>
    <w:rsid w:val="002E0205"/>
    <w:rsid w:val="002E0F87"/>
    <w:rsid w:val="002E12D4"/>
    <w:rsid w:val="002E1549"/>
    <w:rsid w:val="002E1604"/>
    <w:rsid w:val="002E1710"/>
    <w:rsid w:val="002E1788"/>
    <w:rsid w:val="002E1828"/>
    <w:rsid w:val="002E1C2A"/>
    <w:rsid w:val="002E24E8"/>
    <w:rsid w:val="002E24EA"/>
    <w:rsid w:val="002E2710"/>
    <w:rsid w:val="002E2C1F"/>
    <w:rsid w:val="002E2D9B"/>
    <w:rsid w:val="002E2E09"/>
    <w:rsid w:val="002E3AE2"/>
    <w:rsid w:val="002E4638"/>
    <w:rsid w:val="002E4BED"/>
    <w:rsid w:val="002E5660"/>
    <w:rsid w:val="002E5CA3"/>
    <w:rsid w:val="002E63EC"/>
    <w:rsid w:val="002E6A23"/>
    <w:rsid w:val="002E6E3F"/>
    <w:rsid w:val="002E7C81"/>
    <w:rsid w:val="002E7E4F"/>
    <w:rsid w:val="002F07A6"/>
    <w:rsid w:val="002F0A52"/>
    <w:rsid w:val="002F0BB9"/>
    <w:rsid w:val="002F0D62"/>
    <w:rsid w:val="002F107C"/>
    <w:rsid w:val="002F1352"/>
    <w:rsid w:val="002F1444"/>
    <w:rsid w:val="002F14F8"/>
    <w:rsid w:val="002F1B67"/>
    <w:rsid w:val="002F1DF6"/>
    <w:rsid w:val="002F22A4"/>
    <w:rsid w:val="002F2366"/>
    <w:rsid w:val="002F2645"/>
    <w:rsid w:val="002F2C13"/>
    <w:rsid w:val="002F2DDB"/>
    <w:rsid w:val="002F2E4D"/>
    <w:rsid w:val="002F327C"/>
    <w:rsid w:val="002F3969"/>
    <w:rsid w:val="002F3DEB"/>
    <w:rsid w:val="002F40A7"/>
    <w:rsid w:val="002F4148"/>
    <w:rsid w:val="002F4352"/>
    <w:rsid w:val="002F444E"/>
    <w:rsid w:val="002F44F2"/>
    <w:rsid w:val="002F4A85"/>
    <w:rsid w:val="002F5102"/>
    <w:rsid w:val="002F573B"/>
    <w:rsid w:val="002F573C"/>
    <w:rsid w:val="002F5A48"/>
    <w:rsid w:val="002F5AE5"/>
    <w:rsid w:val="002F63AC"/>
    <w:rsid w:val="002F6B90"/>
    <w:rsid w:val="002F6EBD"/>
    <w:rsid w:val="002F7029"/>
    <w:rsid w:val="002F713C"/>
    <w:rsid w:val="002F78AF"/>
    <w:rsid w:val="002F7C0D"/>
    <w:rsid w:val="002F7F86"/>
    <w:rsid w:val="00300928"/>
    <w:rsid w:val="00301A62"/>
    <w:rsid w:val="00301C28"/>
    <w:rsid w:val="00302856"/>
    <w:rsid w:val="00302C80"/>
    <w:rsid w:val="00302CC4"/>
    <w:rsid w:val="00302E5D"/>
    <w:rsid w:val="00302EBF"/>
    <w:rsid w:val="00303311"/>
    <w:rsid w:val="00303C0B"/>
    <w:rsid w:val="00303DEE"/>
    <w:rsid w:val="00304251"/>
    <w:rsid w:val="00304B43"/>
    <w:rsid w:val="00304BFE"/>
    <w:rsid w:val="00304DCC"/>
    <w:rsid w:val="00305101"/>
    <w:rsid w:val="00305391"/>
    <w:rsid w:val="003056F5"/>
    <w:rsid w:val="00305750"/>
    <w:rsid w:val="00305911"/>
    <w:rsid w:val="00305ECB"/>
    <w:rsid w:val="00306BC1"/>
    <w:rsid w:val="00306EB6"/>
    <w:rsid w:val="003072A0"/>
    <w:rsid w:val="003077BA"/>
    <w:rsid w:val="003077C4"/>
    <w:rsid w:val="00307C27"/>
    <w:rsid w:val="003102CB"/>
    <w:rsid w:val="0031049A"/>
    <w:rsid w:val="003104A8"/>
    <w:rsid w:val="00310BC5"/>
    <w:rsid w:val="0031148F"/>
    <w:rsid w:val="00311E86"/>
    <w:rsid w:val="00312945"/>
    <w:rsid w:val="00313024"/>
    <w:rsid w:val="0031309B"/>
    <w:rsid w:val="003137C3"/>
    <w:rsid w:val="00313E41"/>
    <w:rsid w:val="0031471C"/>
    <w:rsid w:val="003147A0"/>
    <w:rsid w:val="00314F61"/>
    <w:rsid w:val="0031536C"/>
    <w:rsid w:val="0031595B"/>
    <w:rsid w:val="00315FAB"/>
    <w:rsid w:val="00316C9F"/>
    <w:rsid w:val="00316EBA"/>
    <w:rsid w:val="0031779C"/>
    <w:rsid w:val="00317CCA"/>
    <w:rsid w:val="00317D5F"/>
    <w:rsid w:val="0032010E"/>
    <w:rsid w:val="0032046D"/>
    <w:rsid w:val="0032049F"/>
    <w:rsid w:val="00320C27"/>
    <w:rsid w:val="00320D89"/>
    <w:rsid w:val="00321AE0"/>
    <w:rsid w:val="00321C58"/>
    <w:rsid w:val="003224D4"/>
    <w:rsid w:val="003226FA"/>
    <w:rsid w:val="00322D7B"/>
    <w:rsid w:val="0032412A"/>
    <w:rsid w:val="00324374"/>
    <w:rsid w:val="003246BB"/>
    <w:rsid w:val="00324876"/>
    <w:rsid w:val="00324920"/>
    <w:rsid w:val="00324BAB"/>
    <w:rsid w:val="00324E1F"/>
    <w:rsid w:val="00324F8F"/>
    <w:rsid w:val="003254D2"/>
    <w:rsid w:val="003258FF"/>
    <w:rsid w:val="00325A71"/>
    <w:rsid w:val="00325C55"/>
    <w:rsid w:val="00325C87"/>
    <w:rsid w:val="00325F71"/>
    <w:rsid w:val="00325FA5"/>
    <w:rsid w:val="00326442"/>
    <w:rsid w:val="003269A1"/>
    <w:rsid w:val="00326A18"/>
    <w:rsid w:val="00326B25"/>
    <w:rsid w:val="0032757C"/>
    <w:rsid w:val="00327810"/>
    <w:rsid w:val="00327972"/>
    <w:rsid w:val="003279C5"/>
    <w:rsid w:val="00327EF2"/>
    <w:rsid w:val="00327F63"/>
    <w:rsid w:val="00330487"/>
    <w:rsid w:val="00330674"/>
    <w:rsid w:val="003306E9"/>
    <w:rsid w:val="003314C8"/>
    <w:rsid w:val="00331A13"/>
    <w:rsid w:val="003324F6"/>
    <w:rsid w:val="00332756"/>
    <w:rsid w:val="00332DE0"/>
    <w:rsid w:val="00332E74"/>
    <w:rsid w:val="00332ED0"/>
    <w:rsid w:val="00332F01"/>
    <w:rsid w:val="00332FCE"/>
    <w:rsid w:val="003332B0"/>
    <w:rsid w:val="003332D9"/>
    <w:rsid w:val="00333C4F"/>
    <w:rsid w:val="00333F62"/>
    <w:rsid w:val="00334885"/>
    <w:rsid w:val="00335566"/>
    <w:rsid w:val="0033635D"/>
    <w:rsid w:val="00336A9E"/>
    <w:rsid w:val="00336BE6"/>
    <w:rsid w:val="00336E81"/>
    <w:rsid w:val="0033711F"/>
    <w:rsid w:val="003376F8"/>
    <w:rsid w:val="0033791D"/>
    <w:rsid w:val="00337988"/>
    <w:rsid w:val="00337BF0"/>
    <w:rsid w:val="00340A07"/>
    <w:rsid w:val="003410DA"/>
    <w:rsid w:val="0034144F"/>
    <w:rsid w:val="003414F2"/>
    <w:rsid w:val="00341B67"/>
    <w:rsid w:val="00341D06"/>
    <w:rsid w:val="0034236A"/>
    <w:rsid w:val="00342A5A"/>
    <w:rsid w:val="00342B31"/>
    <w:rsid w:val="00343223"/>
    <w:rsid w:val="00343348"/>
    <w:rsid w:val="00343BED"/>
    <w:rsid w:val="00343C0D"/>
    <w:rsid w:val="003442D3"/>
    <w:rsid w:val="00344324"/>
    <w:rsid w:val="00344D39"/>
    <w:rsid w:val="0034532B"/>
    <w:rsid w:val="00346A84"/>
    <w:rsid w:val="00346A8C"/>
    <w:rsid w:val="00346AA2"/>
    <w:rsid w:val="00346B5E"/>
    <w:rsid w:val="00347A75"/>
    <w:rsid w:val="00347DCA"/>
    <w:rsid w:val="00347EBE"/>
    <w:rsid w:val="00350190"/>
    <w:rsid w:val="00350FDE"/>
    <w:rsid w:val="00351178"/>
    <w:rsid w:val="003513FB"/>
    <w:rsid w:val="003515D1"/>
    <w:rsid w:val="00353141"/>
    <w:rsid w:val="00353783"/>
    <w:rsid w:val="00353E5F"/>
    <w:rsid w:val="003542C0"/>
    <w:rsid w:val="00354351"/>
    <w:rsid w:val="0035444B"/>
    <w:rsid w:val="00354830"/>
    <w:rsid w:val="00354974"/>
    <w:rsid w:val="00354C93"/>
    <w:rsid w:val="0035504A"/>
    <w:rsid w:val="00355D2F"/>
    <w:rsid w:val="00355F25"/>
    <w:rsid w:val="00355F80"/>
    <w:rsid w:val="0035651B"/>
    <w:rsid w:val="003566F3"/>
    <w:rsid w:val="00356BEA"/>
    <w:rsid w:val="00356DCE"/>
    <w:rsid w:val="00357254"/>
    <w:rsid w:val="0035796A"/>
    <w:rsid w:val="003607B8"/>
    <w:rsid w:val="00360948"/>
    <w:rsid w:val="00360A4C"/>
    <w:rsid w:val="00360E69"/>
    <w:rsid w:val="003610CA"/>
    <w:rsid w:val="003613A2"/>
    <w:rsid w:val="00361B3A"/>
    <w:rsid w:val="00362023"/>
    <w:rsid w:val="003624B2"/>
    <w:rsid w:val="00362559"/>
    <w:rsid w:val="0036293A"/>
    <w:rsid w:val="00362DBF"/>
    <w:rsid w:val="003631D0"/>
    <w:rsid w:val="0036377F"/>
    <w:rsid w:val="00363DDD"/>
    <w:rsid w:val="00364114"/>
    <w:rsid w:val="00364115"/>
    <w:rsid w:val="003642C9"/>
    <w:rsid w:val="00364776"/>
    <w:rsid w:val="00364CBD"/>
    <w:rsid w:val="003652C3"/>
    <w:rsid w:val="0036649C"/>
    <w:rsid w:val="00366992"/>
    <w:rsid w:val="003669D7"/>
    <w:rsid w:val="00366BE0"/>
    <w:rsid w:val="00366F9A"/>
    <w:rsid w:val="00367F87"/>
    <w:rsid w:val="003702B0"/>
    <w:rsid w:val="003702F9"/>
    <w:rsid w:val="0037093D"/>
    <w:rsid w:val="003710B8"/>
    <w:rsid w:val="00371217"/>
    <w:rsid w:val="0037164C"/>
    <w:rsid w:val="003716DE"/>
    <w:rsid w:val="00371731"/>
    <w:rsid w:val="00371DCC"/>
    <w:rsid w:val="00372DCE"/>
    <w:rsid w:val="00372EA7"/>
    <w:rsid w:val="00373DC4"/>
    <w:rsid w:val="0037424D"/>
    <w:rsid w:val="0037465E"/>
    <w:rsid w:val="003747A7"/>
    <w:rsid w:val="00374978"/>
    <w:rsid w:val="00374ECE"/>
    <w:rsid w:val="00374F35"/>
    <w:rsid w:val="00375174"/>
    <w:rsid w:val="0037521E"/>
    <w:rsid w:val="003756ED"/>
    <w:rsid w:val="00376142"/>
    <w:rsid w:val="003761BB"/>
    <w:rsid w:val="003768FF"/>
    <w:rsid w:val="0037699C"/>
    <w:rsid w:val="00376CC5"/>
    <w:rsid w:val="00376DDB"/>
    <w:rsid w:val="00377BC5"/>
    <w:rsid w:val="00377D1B"/>
    <w:rsid w:val="00377F02"/>
    <w:rsid w:val="0038038B"/>
    <w:rsid w:val="003804E8"/>
    <w:rsid w:val="00380BC0"/>
    <w:rsid w:val="003818B3"/>
    <w:rsid w:val="00381B1D"/>
    <w:rsid w:val="00381F8E"/>
    <w:rsid w:val="003823CA"/>
    <w:rsid w:val="003824D0"/>
    <w:rsid w:val="00382FD1"/>
    <w:rsid w:val="00383058"/>
    <w:rsid w:val="003833CF"/>
    <w:rsid w:val="0038383A"/>
    <w:rsid w:val="00383B2C"/>
    <w:rsid w:val="00383FF1"/>
    <w:rsid w:val="00384402"/>
    <w:rsid w:val="00384536"/>
    <w:rsid w:val="00384714"/>
    <w:rsid w:val="00385A99"/>
    <w:rsid w:val="00385FF0"/>
    <w:rsid w:val="0038633B"/>
    <w:rsid w:val="00386540"/>
    <w:rsid w:val="00386D4F"/>
    <w:rsid w:val="00386E01"/>
    <w:rsid w:val="00387177"/>
    <w:rsid w:val="00387B70"/>
    <w:rsid w:val="0039036C"/>
    <w:rsid w:val="00390523"/>
    <w:rsid w:val="00391009"/>
    <w:rsid w:val="003913FC"/>
    <w:rsid w:val="00391D53"/>
    <w:rsid w:val="00391F77"/>
    <w:rsid w:val="0039252D"/>
    <w:rsid w:val="0039264E"/>
    <w:rsid w:val="00392838"/>
    <w:rsid w:val="003930FE"/>
    <w:rsid w:val="003934B3"/>
    <w:rsid w:val="003935CF"/>
    <w:rsid w:val="0039366B"/>
    <w:rsid w:val="00393D9B"/>
    <w:rsid w:val="00393EC1"/>
    <w:rsid w:val="00394734"/>
    <w:rsid w:val="00394782"/>
    <w:rsid w:val="00394B2A"/>
    <w:rsid w:val="0039507D"/>
    <w:rsid w:val="00395310"/>
    <w:rsid w:val="003959F5"/>
    <w:rsid w:val="00396471"/>
    <w:rsid w:val="00396A56"/>
    <w:rsid w:val="00396C08"/>
    <w:rsid w:val="00396F44"/>
    <w:rsid w:val="003974A9"/>
    <w:rsid w:val="0039765E"/>
    <w:rsid w:val="00397A55"/>
    <w:rsid w:val="00397AA6"/>
    <w:rsid w:val="00397AD3"/>
    <w:rsid w:val="00397C9C"/>
    <w:rsid w:val="003A0052"/>
    <w:rsid w:val="003A0378"/>
    <w:rsid w:val="003A053D"/>
    <w:rsid w:val="003A05B9"/>
    <w:rsid w:val="003A06D7"/>
    <w:rsid w:val="003A0A93"/>
    <w:rsid w:val="003A135A"/>
    <w:rsid w:val="003A1489"/>
    <w:rsid w:val="003A17EA"/>
    <w:rsid w:val="003A2291"/>
    <w:rsid w:val="003A2981"/>
    <w:rsid w:val="003A2B60"/>
    <w:rsid w:val="003A30AF"/>
    <w:rsid w:val="003A3435"/>
    <w:rsid w:val="003A36C5"/>
    <w:rsid w:val="003A3C79"/>
    <w:rsid w:val="003A3D36"/>
    <w:rsid w:val="003A3D72"/>
    <w:rsid w:val="003A402D"/>
    <w:rsid w:val="003A44FD"/>
    <w:rsid w:val="003A459F"/>
    <w:rsid w:val="003A4742"/>
    <w:rsid w:val="003A4824"/>
    <w:rsid w:val="003A4831"/>
    <w:rsid w:val="003A4AC1"/>
    <w:rsid w:val="003A50DA"/>
    <w:rsid w:val="003A5897"/>
    <w:rsid w:val="003A5E9F"/>
    <w:rsid w:val="003A65C7"/>
    <w:rsid w:val="003A6674"/>
    <w:rsid w:val="003A6CBD"/>
    <w:rsid w:val="003A7066"/>
    <w:rsid w:val="003A741D"/>
    <w:rsid w:val="003A7702"/>
    <w:rsid w:val="003A7762"/>
    <w:rsid w:val="003A7780"/>
    <w:rsid w:val="003A7C73"/>
    <w:rsid w:val="003A7CA0"/>
    <w:rsid w:val="003A7FE9"/>
    <w:rsid w:val="003B07A7"/>
    <w:rsid w:val="003B0D9C"/>
    <w:rsid w:val="003B1623"/>
    <w:rsid w:val="003B1A6D"/>
    <w:rsid w:val="003B1B25"/>
    <w:rsid w:val="003B1C3D"/>
    <w:rsid w:val="003B1CA9"/>
    <w:rsid w:val="003B1DF7"/>
    <w:rsid w:val="003B1E9A"/>
    <w:rsid w:val="003B2D71"/>
    <w:rsid w:val="003B3989"/>
    <w:rsid w:val="003B3C22"/>
    <w:rsid w:val="003B4A14"/>
    <w:rsid w:val="003B52F8"/>
    <w:rsid w:val="003B5F06"/>
    <w:rsid w:val="003B6679"/>
    <w:rsid w:val="003B6819"/>
    <w:rsid w:val="003B6B21"/>
    <w:rsid w:val="003B6BBB"/>
    <w:rsid w:val="003B79B3"/>
    <w:rsid w:val="003B7FA3"/>
    <w:rsid w:val="003C0781"/>
    <w:rsid w:val="003C0BD1"/>
    <w:rsid w:val="003C119F"/>
    <w:rsid w:val="003C124F"/>
    <w:rsid w:val="003C14C0"/>
    <w:rsid w:val="003C17B5"/>
    <w:rsid w:val="003C18FC"/>
    <w:rsid w:val="003C1A7A"/>
    <w:rsid w:val="003C1F3F"/>
    <w:rsid w:val="003C2795"/>
    <w:rsid w:val="003C2E74"/>
    <w:rsid w:val="003C2FFB"/>
    <w:rsid w:val="003C3511"/>
    <w:rsid w:val="003C437E"/>
    <w:rsid w:val="003C448C"/>
    <w:rsid w:val="003C4634"/>
    <w:rsid w:val="003C470A"/>
    <w:rsid w:val="003C481D"/>
    <w:rsid w:val="003C4FD2"/>
    <w:rsid w:val="003C63CC"/>
    <w:rsid w:val="003C6539"/>
    <w:rsid w:val="003C653C"/>
    <w:rsid w:val="003C73EE"/>
    <w:rsid w:val="003C7472"/>
    <w:rsid w:val="003C7B64"/>
    <w:rsid w:val="003C7BCE"/>
    <w:rsid w:val="003C7F24"/>
    <w:rsid w:val="003C7FCB"/>
    <w:rsid w:val="003D00DE"/>
    <w:rsid w:val="003D01EE"/>
    <w:rsid w:val="003D0522"/>
    <w:rsid w:val="003D058E"/>
    <w:rsid w:val="003D0640"/>
    <w:rsid w:val="003D0C73"/>
    <w:rsid w:val="003D15E1"/>
    <w:rsid w:val="003D168F"/>
    <w:rsid w:val="003D18D7"/>
    <w:rsid w:val="003D1C79"/>
    <w:rsid w:val="003D297B"/>
    <w:rsid w:val="003D32B8"/>
    <w:rsid w:val="003D32FF"/>
    <w:rsid w:val="003D367C"/>
    <w:rsid w:val="003D370A"/>
    <w:rsid w:val="003D424E"/>
    <w:rsid w:val="003D4B0F"/>
    <w:rsid w:val="003D4DD9"/>
    <w:rsid w:val="003D51F6"/>
    <w:rsid w:val="003D570A"/>
    <w:rsid w:val="003D5930"/>
    <w:rsid w:val="003D5E36"/>
    <w:rsid w:val="003D631F"/>
    <w:rsid w:val="003D6B91"/>
    <w:rsid w:val="003D6C18"/>
    <w:rsid w:val="003D6D11"/>
    <w:rsid w:val="003D6D13"/>
    <w:rsid w:val="003D6F2F"/>
    <w:rsid w:val="003D7893"/>
    <w:rsid w:val="003D79D5"/>
    <w:rsid w:val="003D7CAE"/>
    <w:rsid w:val="003D7CB7"/>
    <w:rsid w:val="003E00D1"/>
    <w:rsid w:val="003E0124"/>
    <w:rsid w:val="003E0321"/>
    <w:rsid w:val="003E037B"/>
    <w:rsid w:val="003E03E2"/>
    <w:rsid w:val="003E0A04"/>
    <w:rsid w:val="003E0DE1"/>
    <w:rsid w:val="003E10D2"/>
    <w:rsid w:val="003E1D99"/>
    <w:rsid w:val="003E21BE"/>
    <w:rsid w:val="003E2271"/>
    <w:rsid w:val="003E22AD"/>
    <w:rsid w:val="003E2B5D"/>
    <w:rsid w:val="003E348B"/>
    <w:rsid w:val="003E3927"/>
    <w:rsid w:val="003E39D2"/>
    <w:rsid w:val="003E3C43"/>
    <w:rsid w:val="003E5D1B"/>
    <w:rsid w:val="003E6FD8"/>
    <w:rsid w:val="003E705A"/>
    <w:rsid w:val="003E707E"/>
    <w:rsid w:val="003E7301"/>
    <w:rsid w:val="003E7ABF"/>
    <w:rsid w:val="003E7E18"/>
    <w:rsid w:val="003E7E6B"/>
    <w:rsid w:val="003F01A9"/>
    <w:rsid w:val="003F03A5"/>
    <w:rsid w:val="003F05C2"/>
    <w:rsid w:val="003F07C5"/>
    <w:rsid w:val="003F1227"/>
    <w:rsid w:val="003F17C6"/>
    <w:rsid w:val="003F1882"/>
    <w:rsid w:val="003F22D3"/>
    <w:rsid w:val="003F2352"/>
    <w:rsid w:val="003F26D0"/>
    <w:rsid w:val="003F2C47"/>
    <w:rsid w:val="003F2ED7"/>
    <w:rsid w:val="003F31F8"/>
    <w:rsid w:val="003F3221"/>
    <w:rsid w:val="003F347A"/>
    <w:rsid w:val="003F34BC"/>
    <w:rsid w:val="003F3AA0"/>
    <w:rsid w:val="003F3FDF"/>
    <w:rsid w:val="003F440E"/>
    <w:rsid w:val="003F4681"/>
    <w:rsid w:val="003F53FE"/>
    <w:rsid w:val="003F57D1"/>
    <w:rsid w:val="003F5C31"/>
    <w:rsid w:val="003F5C3A"/>
    <w:rsid w:val="003F5CD0"/>
    <w:rsid w:val="003F65A2"/>
    <w:rsid w:val="003F65ED"/>
    <w:rsid w:val="003F6604"/>
    <w:rsid w:val="003F6974"/>
    <w:rsid w:val="003F6B47"/>
    <w:rsid w:val="003F6F58"/>
    <w:rsid w:val="003F71AC"/>
    <w:rsid w:val="003F77A8"/>
    <w:rsid w:val="003F78B0"/>
    <w:rsid w:val="003F7F32"/>
    <w:rsid w:val="00401395"/>
    <w:rsid w:val="004014A0"/>
    <w:rsid w:val="00401642"/>
    <w:rsid w:val="00401873"/>
    <w:rsid w:val="00401CAF"/>
    <w:rsid w:val="00401FF5"/>
    <w:rsid w:val="00402B4F"/>
    <w:rsid w:val="00402F87"/>
    <w:rsid w:val="004033E3"/>
    <w:rsid w:val="0040354A"/>
    <w:rsid w:val="004039C6"/>
    <w:rsid w:val="00403F20"/>
    <w:rsid w:val="00404008"/>
    <w:rsid w:val="004041B4"/>
    <w:rsid w:val="004041E7"/>
    <w:rsid w:val="00404B34"/>
    <w:rsid w:val="00404C9F"/>
    <w:rsid w:val="00404E5A"/>
    <w:rsid w:val="00405015"/>
    <w:rsid w:val="00405261"/>
    <w:rsid w:val="004055D3"/>
    <w:rsid w:val="00405671"/>
    <w:rsid w:val="00405A6B"/>
    <w:rsid w:val="00405BDF"/>
    <w:rsid w:val="00405DC1"/>
    <w:rsid w:val="00406182"/>
    <w:rsid w:val="0040631F"/>
    <w:rsid w:val="00406F6B"/>
    <w:rsid w:val="004071D7"/>
    <w:rsid w:val="004074A6"/>
    <w:rsid w:val="004075BE"/>
    <w:rsid w:val="004102DF"/>
    <w:rsid w:val="00410377"/>
    <w:rsid w:val="00410756"/>
    <w:rsid w:val="00410B4D"/>
    <w:rsid w:val="00410BDD"/>
    <w:rsid w:val="00410DFE"/>
    <w:rsid w:val="00411CDE"/>
    <w:rsid w:val="00411D6B"/>
    <w:rsid w:val="0041227C"/>
    <w:rsid w:val="00412D09"/>
    <w:rsid w:val="00412E8D"/>
    <w:rsid w:val="00413F2A"/>
    <w:rsid w:val="0041403C"/>
    <w:rsid w:val="0041498E"/>
    <w:rsid w:val="00414C85"/>
    <w:rsid w:val="00414D76"/>
    <w:rsid w:val="00415117"/>
    <w:rsid w:val="00415691"/>
    <w:rsid w:val="00415785"/>
    <w:rsid w:val="0041588C"/>
    <w:rsid w:val="0041594B"/>
    <w:rsid w:val="004171B7"/>
    <w:rsid w:val="00417547"/>
    <w:rsid w:val="00417A8A"/>
    <w:rsid w:val="00420D0C"/>
    <w:rsid w:val="0042100D"/>
    <w:rsid w:val="0042130D"/>
    <w:rsid w:val="004224A3"/>
    <w:rsid w:val="004226CE"/>
    <w:rsid w:val="00422714"/>
    <w:rsid w:val="004228D8"/>
    <w:rsid w:val="004229A6"/>
    <w:rsid w:val="00423370"/>
    <w:rsid w:val="004235DD"/>
    <w:rsid w:val="00424209"/>
    <w:rsid w:val="0042469A"/>
    <w:rsid w:val="004247D4"/>
    <w:rsid w:val="00424E68"/>
    <w:rsid w:val="004256AF"/>
    <w:rsid w:val="004260EC"/>
    <w:rsid w:val="00426189"/>
    <w:rsid w:val="004261E4"/>
    <w:rsid w:val="00426C02"/>
    <w:rsid w:val="004271A7"/>
    <w:rsid w:val="00427477"/>
    <w:rsid w:val="004275E5"/>
    <w:rsid w:val="00427B0A"/>
    <w:rsid w:val="00427CB7"/>
    <w:rsid w:val="00430280"/>
    <w:rsid w:val="004304DD"/>
    <w:rsid w:val="0043138A"/>
    <w:rsid w:val="00431CE3"/>
    <w:rsid w:val="00432552"/>
    <w:rsid w:val="00432673"/>
    <w:rsid w:val="004326D2"/>
    <w:rsid w:val="00432804"/>
    <w:rsid w:val="00433027"/>
    <w:rsid w:val="004338EE"/>
    <w:rsid w:val="00433CE6"/>
    <w:rsid w:val="0043481E"/>
    <w:rsid w:val="00434A07"/>
    <w:rsid w:val="00434D3C"/>
    <w:rsid w:val="00435622"/>
    <w:rsid w:val="00435892"/>
    <w:rsid w:val="004358FE"/>
    <w:rsid w:val="0043690A"/>
    <w:rsid w:val="00436CCE"/>
    <w:rsid w:val="004375BD"/>
    <w:rsid w:val="0043774E"/>
    <w:rsid w:val="00440109"/>
    <w:rsid w:val="00440D62"/>
    <w:rsid w:val="004413E4"/>
    <w:rsid w:val="004419E5"/>
    <w:rsid w:val="00442FE0"/>
    <w:rsid w:val="004430FB"/>
    <w:rsid w:val="00443652"/>
    <w:rsid w:val="00443CF3"/>
    <w:rsid w:val="00443EFF"/>
    <w:rsid w:val="004448DD"/>
    <w:rsid w:val="00444CDE"/>
    <w:rsid w:val="00444D3F"/>
    <w:rsid w:val="004451EC"/>
    <w:rsid w:val="00445440"/>
    <w:rsid w:val="0044545D"/>
    <w:rsid w:val="0044585C"/>
    <w:rsid w:val="00446423"/>
    <w:rsid w:val="0044674A"/>
    <w:rsid w:val="00446904"/>
    <w:rsid w:val="0044697B"/>
    <w:rsid w:val="00446FFB"/>
    <w:rsid w:val="00447167"/>
    <w:rsid w:val="004473C0"/>
    <w:rsid w:val="00447E2D"/>
    <w:rsid w:val="00450191"/>
    <w:rsid w:val="004502AD"/>
    <w:rsid w:val="00450490"/>
    <w:rsid w:val="0045057A"/>
    <w:rsid w:val="00451280"/>
    <w:rsid w:val="004518A7"/>
    <w:rsid w:val="00451A0A"/>
    <w:rsid w:val="00451C51"/>
    <w:rsid w:val="0045218D"/>
    <w:rsid w:val="004523E6"/>
    <w:rsid w:val="00452724"/>
    <w:rsid w:val="00452E52"/>
    <w:rsid w:val="00453248"/>
    <w:rsid w:val="00453481"/>
    <w:rsid w:val="00453721"/>
    <w:rsid w:val="004540A3"/>
    <w:rsid w:val="00455E0F"/>
    <w:rsid w:val="0045672B"/>
    <w:rsid w:val="00456A5F"/>
    <w:rsid w:val="00456AAE"/>
    <w:rsid w:val="00456C9E"/>
    <w:rsid w:val="004571FD"/>
    <w:rsid w:val="0045755A"/>
    <w:rsid w:val="00457740"/>
    <w:rsid w:val="00457AEE"/>
    <w:rsid w:val="00457DB2"/>
    <w:rsid w:val="00460677"/>
    <w:rsid w:val="004608EE"/>
    <w:rsid w:val="00461054"/>
    <w:rsid w:val="00461421"/>
    <w:rsid w:val="00461978"/>
    <w:rsid w:val="00461B9D"/>
    <w:rsid w:val="00461CF8"/>
    <w:rsid w:val="004620C0"/>
    <w:rsid w:val="0046219F"/>
    <w:rsid w:val="004625E9"/>
    <w:rsid w:val="00463127"/>
    <w:rsid w:val="004634CC"/>
    <w:rsid w:val="00463550"/>
    <w:rsid w:val="004640C5"/>
    <w:rsid w:val="0046410D"/>
    <w:rsid w:val="00464488"/>
    <w:rsid w:val="00464B4B"/>
    <w:rsid w:val="00464FE6"/>
    <w:rsid w:val="0046521B"/>
    <w:rsid w:val="004664C1"/>
    <w:rsid w:val="004664F3"/>
    <w:rsid w:val="0046682F"/>
    <w:rsid w:val="00466CE9"/>
    <w:rsid w:val="00466EB1"/>
    <w:rsid w:val="00466FD9"/>
    <w:rsid w:val="0046719F"/>
    <w:rsid w:val="0047024B"/>
    <w:rsid w:val="0047057B"/>
    <w:rsid w:val="004705E2"/>
    <w:rsid w:val="0047066E"/>
    <w:rsid w:val="00470DAE"/>
    <w:rsid w:val="004716AA"/>
    <w:rsid w:val="00471F35"/>
    <w:rsid w:val="004721AF"/>
    <w:rsid w:val="00472280"/>
    <w:rsid w:val="0047248C"/>
    <w:rsid w:val="004725CF"/>
    <w:rsid w:val="00472657"/>
    <w:rsid w:val="004728A3"/>
    <w:rsid w:val="00472B00"/>
    <w:rsid w:val="00473554"/>
    <w:rsid w:val="00473A1F"/>
    <w:rsid w:val="00473A4D"/>
    <w:rsid w:val="00473AA1"/>
    <w:rsid w:val="00473CD1"/>
    <w:rsid w:val="004741E8"/>
    <w:rsid w:val="004744FD"/>
    <w:rsid w:val="0047455D"/>
    <w:rsid w:val="0047458A"/>
    <w:rsid w:val="004745E3"/>
    <w:rsid w:val="00474655"/>
    <w:rsid w:val="00474DFE"/>
    <w:rsid w:val="00475018"/>
    <w:rsid w:val="004755E1"/>
    <w:rsid w:val="004755FB"/>
    <w:rsid w:val="004756C0"/>
    <w:rsid w:val="00475EFB"/>
    <w:rsid w:val="00476C2A"/>
    <w:rsid w:val="00476C66"/>
    <w:rsid w:val="00477203"/>
    <w:rsid w:val="004774F4"/>
    <w:rsid w:val="004776C3"/>
    <w:rsid w:val="004801AE"/>
    <w:rsid w:val="00480720"/>
    <w:rsid w:val="0048125C"/>
    <w:rsid w:val="00481912"/>
    <w:rsid w:val="0048198F"/>
    <w:rsid w:val="00481E4B"/>
    <w:rsid w:val="00481FF0"/>
    <w:rsid w:val="004826F7"/>
    <w:rsid w:val="004835A9"/>
    <w:rsid w:val="00483B55"/>
    <w:rsid w:val="0048416C"/>
    <w:rsid w:val="004842BF"/>
    <w:rsid w:val="00484439"/>
    <w:rsid w:val="0048451E"/>
    <w:rsid w:val="00485252"/>
    <w:rsid w:val="00485B81"/>
    <w:rsid w:val="004864B8"/>
    <w:rsid w:val="004869B2"/>
    <w:rsid w:val="00486FD6"/>
    <w:rsid w:val="00487111"/>
    <w:rsid w:val="0048735B"/>
    <w:rsid w:val="004879FB"/>
    <w:rsid w:val="00487A4B"/>
    <w:rsid w:val="00487D8F"/>
    <w:rsid w:val="00487FDE"/>
    <w:rsid w:val="00490072"/>
    <w:rsid w:val="00490110"/>
    <w:rsid w:val="00490387"/>
    <w:rsid w:val="004903FB"/>
    <w:rsid w:val="00490517"/>
    <w:rsid w:val="00491E00"/>
    <w:rsid w:val="00492150"/>
    <w:rsid w:val="0049282E"/>
    <w:rsid w:val="00492F69"/>
    <w:rsid w:val="00493329"/>
    <w:rsid w:val="0049342F"/>
    <w:rsid w:val="004939AD"/>
    <w:rsid w:val="00493A5F"/>
    <w:rsid w:val="00493B4F"/>
    <w:rsid w:val="00493E4C"/>
    <w:rsid w:val="00494529"/>
    <w:rsid w:val="004946F1"/>
    <w:rsid w:val="0049480A"/>
    <w:rsid w:val="00494F6C"/>
    <w:rsid w:val="004952E6"/>
    <w:rsid w:val="00495378"/>
    <w:rsid w:val="004956C9"/>
    <w:rsid w:val="00495871"/>
    <w:rsid w:val="00495E20"/>
    <w:rsid w:val="00496400"/>
    <w:rsid w:val="00496712"/>
    <w:rsid w:val="00496760"/>
    <w:rsid w:val="00496C12"/>
    <w:rsid w:val="004971C5"/>
    <w:rsid w:val="00497516"/>
    <w:rsid w:val="004979FE"/>
    <w:rsid w:val="00497F02"/>
    <w:rsid w:val="004A054A"/>
    <w:rsid w:val="004A07A4"/>
    <w:rsid w:val="004A0CB3"/>
    <w:rsid w:val="004A0CBC"/>
    <w:rsid w:val="004A1DD5"/>
    <w:rsid w:val="004A1E32"/>
    <w:rsid w:val="004A1EC1"/>
    <w:rsid w:val="004A261A"/>
    <w:rsid w:val="004A28B7"/>
    <w:rsid w:val="004A2C13"/>
    <w:rsid w:val="004A300E"/>
    <w:rsid w:val="004A391C"/>
    <w:rsid w:val="004A40A5"/>
    <w:rsid w:val="004A51B8"/>
    <w:rsid w:val="004A648F"/>
    <w:rsid w:val="004A67DF"/>
    <w:rsid w:val="004A6A9F"/>
    <w:rsid w:val="004A75F5"/>
    <w:rsid w:val="004A7E43"/>
    <w:rsid w:val="004B1396"/>
    <w:rsid w:val="004B13FD"/>
    <w:rsid w:val="004B1644"/>
    <w:rsid w:val="004B175D"/>
    <w:rsid w:val="004B175E"/>
    <w:rsid w:val="004B1F7C"/>
    <w:rsid w:val="004B2405"/>
    <w:rsid w:val="004B2ECB"/>
    <w:rsid w:val="004B3202"/>
    <w:rsid w:val="004B39AB"/>
    <w:rsid w:val="004B3B0E"/>
    <w:rsid w:val="004B3E0E"/>
    <w:rsid w:val="004B3EB6"/>
    <w:rsid w:val="004B3F45"/>
    <w:rsid w:val="004B452B"/>
    <w:rsid w:val="004B4759"/>
    <w:rsid w:val="004B4BFC"/>
    <w:rsid w:val="004B4C0F"/>
    <w:rsid w:val="004B50B3"/>
    <w:rsid w:val="004B511B"/>
    <w:rsid w:val="004B51DB"/>
    <w:rsid w:val="004B53CF"/>
    <w:rsid w:val="004B5CB1"/>
    <w:rsid w:val="004B6F33"/>
    <w:rsid w:val="004B7C0B"/>
    <w:rsid w:val="004B7CC5"/>
    <w:rsid w:val="004C03FD"/>
    <w:rsid w:val="004C0554"/>
    <w:rsid w:val="004C0664"/>
    <w:rsid w:val="004C103E"/>
    <w:rsid w:val="004C1A1A"/>
    <w:rsid w:val="004C2410"/>
    <w:rsid w:val="004C244F"/>
    <w:rsid w:val="004C3AB1"/>
    <w:rsid w:val="004C3DF8"/>
    <w:rsid w:val="004C452A"/>
    <w:rsid w:val="004C49B1"/>
    <w:rsid w:val="004C516E"/>
    <w:rsid w:val="004C540D"/>
    <w:rsid w:val="004C5BD9"/>
    <w:rsid w:val="004C5D04"/>
    <w:rsid w:val="004C5EB5"/>
    <w:rsid w:val="004C650D"/>
    <w:rsid w:val="004C66A2"/>
    <w:rsid w:val="004C70AF"/>
    <w:rsid w:val="004C743D"/>
    <w:rsid w:val="004C792F"/>
    <w:rsid w:val="004CD27B"/>
    <w:rsid w:val="004D006C"/>
    <w:rsid w:val="004D06A6"/>
    <w:rsid w:val="004D0A63"/>
    <w:rsid w:val="004D0DE2"/>
    <w:rsid w:val="004D1029"/>
    <w:rsid w:val="004D1921"/>
    <w:rsid w:val="004D192B"/>
    <w:rsid w:val="004D1CB2"/>
    <w:rsid w:val="004D21F8"/>
    <w:rsid w:val="004D2767"/>
    <w:rsid w:val="004D2D0F"/>
    <w:rsid w:val="004D313C"/>
    <w:rsid w:val="004D31E7"/>
    <w:rsid w:val="004D33FF"/>
    <w:rsid w:val="004D3C1D"/>
    <w:rsid w:val="004D436F"/>
    <w:rsid w:val="004D4900"/>
    <w:rsid w:val="004D4C16"/>
    <w:rsid w:val="004D4F75"/>
    <w:rsid w:val="004D50BF"/>
    <w:rsid w:val="004D62E6"/>
    <w:rsid w:val="004D70A1"/>
    <w:rsid w:val="004D72F9"/>
    <w:rsid w:val="004D730B"/>
    <w:rsid w:val="004D763F"/>
    <w:rsid w:val="004D7667"/>
    <w:rsid w:val="004D7A39"/>
    <w:rsid w:val="004D7BA5"/>
    <w:rsid w:val="004D7DBA"/>
    <w:rsid w:val="004E0405"/>
    <w:rsid w:val="004E065E"/>
    <w:rsid w:val="004E06B8"/>
    <w:rsid w:val="004E0799"/>
    <w:rsid w:val="004E112C"/>
    <w:rsid w:val="004E11DB"/>
    <w:rsid w:val="004E13D1"/>
    <w:rsid w:val="004E1421"/>
    <w:rsid w:val="004E1BAD"/>
    <w:rsid w:val="004E1C6C"/>
    <w:rsid w:val="004E2BB0"/>
    <w:rsid w:val="004E2D21"/>
    <w:rsid w:val="004E2F95"/>
    <w:rsid w:val="004E4278"/>
    <w:rsid w:val="004E431F"/>
    <w:rsid w:val="004E44C0"/>
    <w:rsid w:val="004E4E02"/>
    <w:rsid w:val="004E69BC"/>
    <w:rsid w:val="004E6ACD"/>
    <w:rsid w:val="004E6EC7"/>
    <w:rsid w:val="004E7573"/>
    <w:rsid w:val="004E77A6"/>
    <w:rsid w:val="004E7E03"/>
    <w:rsid w:val="004F0C71"/>
    <w:rsid w:val="004F11DA"/>
    <w:rsid w:val="004F1512"/>
    <w:rsid w:val="004F2353"/>
    <w:rsid w:val="004F2BAF"/>
    <w:rsid w:val="004F3423"/>
    <w:rsid w:val="004F34F3"/>
    <w:rsid w:val="004F3821"/>
    <w:rsid w:val="004F39F9"/>
    <w:rsid w:val="004F3DB8"/>
    <w:rsid w:val="004F4587"/>
    <w:rsid w:val="004F4CCE"/>
    <w:rsid w:val="004F589C"/>
    <w:rsid w:val="004F5AB7"/>
    <w:rsid w:val="004F5EBD"/>
    <w:rsid w:val="004F5F6F"/>
    <w:rsid w:val="004F65E2"/>
    <w:rsid w:val="004F69EC"/>
    <w:rsid w:val="004F6C86"/>
    <w:rsid w:val="004F6F53"/>
    <w:rsid w:val="004F7155"/>
    <w:rsid w:val="004F78E7"/>
    <w:rsid w:val="004F7B33"/>
    <w:rsid w:val="004F7C3A"/>
    <w:rsid w:val="0050053C"/>
    <w:rsid w:val="00500D76"/>
    <w:rsid w:val="00500E75"/>
    <w:rsid w:val="0050140B"/>
    <w:rsid w:val="00501493"/>
    <w:rsid w:val="00501C54"/>
    <w:rsid w:val="005025E0"/>
    <w:rsid w:val="00502700"/>
    <w:rsid w:val="00502959"/>
    <w:rsid w:val="00502C43"/>
    <w:rsid w:val="00503B96"/>
    <w:rsid w:val="00503EB0"/>
    <w:rsid w:val="00505231"/>
    <w:rsid w:val="005056E9"/>
    <w:rsid w:val="00505A83"/>
    <w:rsid w:val="00505B4A"/>
    <w:rsid w:val="00506508"/>
    <w:rsid w:val="0050730D"/>
    <w:rsid w:val="005077B6"/>
    <w:rsid w:val="00507924"/>
    <w:rsid w:val="00507E93"/>
    <w:rsid w:val="00510828"/>
    <w:rsid w:val="00512553"/>
    <w:rsid w:val="0051324B"/>
    <w:rsid w:val="005145D3"/>
    <w:rsid w:val="00514B4A"/>
    <w:rsid w:val="00514D27"/>
    <w:rsid w:val="00514FFD"/>
    <w:rsid w:val="005156C7"/>
    <w:rsid w:val="005159B4"/>
    <w:rsid w:val="00515E8A"/>
    <w:rsid w:val="00515EAB"/>
    <w:rsid w:val="005160E1"/>
    <w:rsid w:val="005163C9"/>
    <w:rsid w:val="00516CAE"/>
    <w:rsid w:val="00516DC2"/>
    <w:rsid w:val="005170BC"/>
    <w:rsid w:val="00517129"/>
    <w:rsid w:val="005175EE"/>
    <w:rsid w:val="0051771B"/>
    <w:rsid w:val="0051785A"/>
    <w:rsid w:val="005179B0"/>
    <w:rsid w:val="00517CF2"/>
    <w:rsid w:val="00520034"/>
    <w:rsid w:val="0052036A"/>
    <w:rsid w:val="005203C4"/>
    <w:rsid w:val="00520DE9"/>
    <w:rsid w:val="00522387"/>
    <w:rsid w:val="0052239B"/>
    <w:rsid w:val="005227CF"/>
    <w:rsid w:val="005233A3"/>
    <w:rsid w:val="00523722"/>
    <w:rsid w:val="005237B9"/>
    <w:rsid w:val="00524217"/>
    <w:rsid w:val="00524E03"/>
    <w:rsid w:val="005250A9"/>
    <w:rsid w:val="00525613"/>
    <w:rsid w:val="005260F0"/>
    <w:rsid w:val="00526CED"/>
    <w:rsid w:val="00527851"/>
    <w:rsid w:val="0052EFCC"/>
    <w:rsid w:val="0053045D"/>
    <w:rsid w:val="005307C0"/>
    <w:rsid w:val="0053094D"/>
    <w:rsid w:val="00530ECD"/>
    <w:rsid w:val="00531354"/>
    <w:rsid w:val="005317DA"/>
    <w:rsid w:val="005318A4"/>
    <w:rsid w:val="00531A25"/>
    <w:rsid w:val="00532629"/>
    <w:rsid w:val="00533291"/>
    <w:rsid w:val="00533570"/>
    <w:rsid w:val="0053398B"/>
    <w:rsid w:val="00533D61"/>
    <w:rsid w:val="00533D69"/>
    <w:rsid w:val="00533E81"/>
    <w:rsid w:val="00533F4D"/>
    <w:rsid w:val="00534521"/>
    <w:rsid w:val="00535124"/>
    <w:rsid w:val="00535829"/>
    <w:rsid w:val="005359BA"/>
    <w:rsid w:val="005361CD"/>
    <w:rsid w:val="0053625D"/>
    <w:rsid w:val="00536371"/>
    <w:rsid w:val="00536758"/>
    <w:rsid w:val="00536A4B"/>
    <w:rsid w:val="00536B9B"/>
    <w:rsid w:val="00536DCE"/>
    <w:rsid w:val="0053708B"/>
    <w:rsid w:val="00537230"/>
    <w:rsid w:val="005375BF"/>
    <w:rsid w:val="00537B47"/>
    <w:rsid w:val="00537EC6"/>
    <w:rsid w:val="00540398"/>
    <w:rsid w:val="005403FD"/>
    <w:rsid w:val="00540427"/>
    <w:rsid w:val="0054070D"/>
    <w:rsid w:val="00540C41"/>
    <w:rsid w:val="00541224"/>
    <w:rsid w:val="0054135E"/>
    <w:rsid w:val="00541757"/>
    <w:rsid w:val="00541B34"/>
    <w:rsid w:val="00541B44"/>
    <w:rsid w:val="00542891"/>
    <w:rsid w:val="00542E11"/>
    <w:rsid w:val="005430F4"/>
    <w:rsid w:val="00543468"/>
    <w:rsid w:val="00543490"/>
    <w:rsid w:val="005439D3"/>
    <w:rsid w:val="00543ABD"/>
    <w:rsid w:val="00543E12"/>
    <w:rsid w:val="00543F01"/>
    <w:rsid w:val="005456D6"/>
    <w:rsid w:val="00545993"/>
    <w:rsid w:val="00545C2B"/>
    <w:rsid w:val="005467A0"/>
    <w:rsid w:val="0054686F"/>
    <w:rsid w:val="00546DE8"/>
    <w:rsid w:val="0054709C"/>
    <w:rsid w:val="0054712E"/>
    <w:rsid w:val="00547BDC"/>
    <w:rsid w:val="00547EA3"/>
    <w:rsid w:val="00550215"/>
    <w:rsid w:val="00550838"/>
    <w:rsid w:val="0055089B"/>
    <w:rsid w:val="00550970"/>
    <w:rsid w:val="00550987"/>
    <w:rsid w:val="005510C8"/>
    <w:rsid w:val="00552322"/>
    <w:rsid w:val="0055264A"/>
    <w:rsid w:val="0055267A"/>
    <w:rsid w:val="00552775"/>
    <w:rsid w:val="005529C6"/>
    <w:rsid w:val="00552AF1"/>
    <w:rsid w:val="0055340F"/>
    <w:rsid w:val="00553663"/>
    <w:rsid w:val="005543A4"/>
    <w:rsid w:val="005547D3"/>
    <w:rsid w:val="00554B51"/>
    <w:rsid w:val="00554DAA"/>
    <w:rsid w:val="00555C28"/>
    <w:rsid w:val="00555F2B"/>
    <w:rsid w:val="00555F9C"/>
    <w:rsid w:val="00556850"/>
    <w:rsid w:val="00556964"/>
    <w:rsid w:val="005569E0"/>
    <w:rsid w:val="005577D5"/>
    <w:rsid w:val="005579DC"/>
    <w:rsid w:val="005579F2"/>
    <w:rsid w:val="00557B57"/>
    <w:rsid w:val="0056121F"/>
    <w:rsid w:val="00561840"/>
    <w:rsid w:val="00561A13"/>
    <w:rsid w:val="00561A2E"/>
    <w:rsid w:val="00561AB4"/>
    <w:rsid w:val="00561DF8"/>
    <w:rsid w:val="0056242E"/>
    <w:rsid w:val="00562F57"/>
    <w:rsid w:val="00564B08"/>
    <w:rsid w:val="00565502"/>
    <w:rsid w:val="00565ABA"/>
    <w:rsid w:val="00565D45"/>
    <w:rsid w:val="005660A4"/>
    <w:rsid w:val="0056630C"/>
    <w:rsid w:val="0056665E"/>
    <w:rsid w:val="0056683E"/>
    <w:rsid w:val="00566C44"/>
    <w:rsid w:val="00566CA2"/>
    <w:rsid w:val="00566FBE"/>
    <w:rsid w:val="00567246"/>
    <w:rsid w:val="00567603"/>
    <w:rsid w:val="0056775D"/>
    <w:rsid w:val="005678A0"/>
    <w:rsid w:val="00567E8F"/>
    <w:rsid w:val="005706B5"/>
    <w:rsid w:val="00570C1C"/>
    <w:rsid w:val="00570F42"/>
    <w:rsid w:val="00571088"/>
    <w:rsid w:val="0057152B"/>
    <w:rsid w:val="00571C85"/>
    <w:rsid w:val="00571D9F"/>
    <w:rsid w:val="0057254E"/>
    <w:rsid w:val="005731B0"/>
    <w:rsid w:val="00573250"/>
    <w:rsid w:val="005735F8"/>
    <w:rsid w:val="00573EA6"/>
    <w:rsid w:val="005742A1"/>
    <w:rsid w:val="00574DCC"/>
    <w:rsid w:val="00575D1D"/>
    <w:rsid w:val="00576316"/>
    <w:rsid w:val="00576389"/>
    <w:rsid w:val="005765E3"/>
    <w:rsid w:val="00576899"/>
    <w:rsid w:val="00576AB3"/>
    <w:rsid w:val="00576D08"/>
    <w:rsid w:val="00576E95"/>
    <w:rsid w:val="005776D3"/>
    <w:rsid w:val="0058019A"/>
    <w:rsid w:val="0058080D"/>
    <w:rsid w:val="00580AB7"/>
    <w:rsid w:val="00580B00"/>
    <w:rsid w:val="00580E33"/>
    <w:rsid w:val="00580E3F"/>
    <w:rsid w:val="005813B7"/>
    <w:rsid w:val="00581873"/>
    <w:rsid w:val="00581886"/>
    <w:rsid w:val="005819F3"/>
    <w:rsid w:val="00581D7C"/>
    <w:rsid w:val="00581E73"/>
    <w:rsid w:val="00582641"/>
    <w:rsid w:val="00583063"/>
    <w:rsid w:val="005830CF"/>
    <w:rsid w:val="00583848"/>
    <w:rsid w:val="0058399E"/>
    <w:rsid w:val="00583B4F"/>
    <w:rsid w:val="00584351"/>
    <w:rsid w:val="0058445B"/>
    <w:rsid w:val="005846A6"/>
    <w:rsid w:val="00584EE1"/>
    <w:rsid w:val="00585DC1"/>
    <w:rsid w:val="00585DFE"/>
    <w:rsid w:val="00587752"/>
    <w:rsid w:val="00587B15"/>
    <w:rsid w:val="00587B7E"/>
    <w:rsid w:val="00587D22"/>
    <w:rsid w:val="005900EB"/>
    <w:rsid w:val="00590363"/>
    <w:rsid w:val="005903E8"/>
    <w:rsid w:val="00590DD4"/>
    <w:rsid w:val="00591038"/>
    <w:rsid w:val="005914BC"/>
    <w:rsid w:val="00591F34"/>
    <w:rsid w:val="0059202D"/>
    <w:rsid w:val="00592258"/>
    <w:rsid w:val="00592929"/>
    <w:rsid w:val="00592CBF"/>
    <w:rsid w:val="00593585"/>
    <w:rsid w:val="005935E7"/>
    <w:rsid w:val="0059375F"/>
    <w:rsid w:val="0059386E"/>
    <w:rsid w:val="00593A45"/>
    <w:rsid w:val="00593B0A"/>
    <w:rsid w:val="005949BD"/>
    <w:rsid w:val="00594BDE"/>
    <w:rsid w:val="00594BFA"/>
    <w:rsid w:val="00595169"/>
    <w:rsid w:val="00595AB6"/>
    <w:rsid w:val="005961D3"/>
    <w:rsid w:val="00597256"/>
    <w:rsid w:val="00597AE0"/>
    <w:rsid w:val="005A01ED"/>
    <w:rsid w:val="005A0529"/>
    <w:rsid w:val="005A07C1"/>
    <w:rsid w:val="005A13CC"/>
    <w:rsid w:val="005A14B5"/>
    <w:rsid w:val="005A1769"/>
    <w:rsid w:val="005A1976"/>
    <w:rsid w:val="005A20B5"/>
    <w:rsid w:val="005A2101"/>
    <w:rsid w:val="005A250C"/>
    <w:rsid w:val="005A2678"/>
    <w:rsid w:val="005A2752"/>
    <w:rsid w:val="005A28D9"/>
    <w:rsid w:val="005A2A39"/>
    <w:rsid w:val="005A2BE8"/>
    <w:rsid w:val="005A329D"/>
    <w:rsid w:val="005A3635"/>
    <w:rsid w:val="005A394A"/>
    <w:rsid w:val="005A3B13"/>
    <w:rsid w:val="005A3D10"/>
    <w:rsid w:val="005A3F6D"/>
    <w:rsid w:val="005A4CCB"/>
    <w:rsid w:val="005A5419"/>
    <w:rsid w:val="005A5CA9"/>
    <w:rsid w:val="005A5E68"/>
    <w:rsid w:val="005A61FD"/>
    <w:rsid w:val="005A6708"/>
    <w:rsid w:val="005A6755"/>
    <w:rsid w:val="005A6B22"/>
    <w:rsid w:val="005A7224"/>
    <w:rsid w:val="005A7803"/>
    <w:rsid w:val="005A79CC"/>
    <w:rsid w:val="005A7D5A"/>
    <w:rsid w:val="005A7E6B"/>
    <w:rsid w:val="005A7EF4"/>
    <w:rsid w:val="005B1EB7"/>
    <w:rsid w:val="005B2108"/>
    <w:rsid w:val="005B22AC"/>
    <w:rsid w:val="005B2344"/>
    <w:rsid w:val="005B23B8"/>
    <w:rsid w:val="005B267E"/>
    <w:rsid w:val="005B26DC"/>
    <w:rsid w:val="005B29D1"/>
    <w:rsid w:val="005B2ED4"/>
    <w:rsid w:val="005B3098"/>
    <w:rsid w:val="005B3120"/>
    <w:rsid w:val="005B3456"/>
    <w:rsid w:val="005B352B"/>
    <w:rsid w:val="005B3561"/>
    <w:rsid w:val="005B3FD8"/>
    <w:rsid w:val="005B4822"/>
    <w:rsid w:val="005B4E9E"/>
    <w:rsid w:val="005B4ED3"/>
    <w:rsid w:val="005B566C"/>
    <w:rsid w:val="005B5A06"/>
    <w:rsid w:val="005B65B4"/>
    <w:rsid w:val="005B679B"/>
    <w:rsid w:val="005B6958"/>
    <w:rsid w:val="005B6E6D"/>
    <w:rsid w:val="005B7BFF"/>
    <w:rsid w:val="005B7D85"/>
    <w:rsid w:val="005B7E71"/>
    <w:rsid w:val="005B7F4C"/>
    <w:rsid w:val="005C0290"/>
    <w:rsid w:val="005C079B"/>
    <w:rsid w:val="005C0AB2"/>
    <w:rsid w:val="005C0B09"/>
    <w:rsid w:val="005C0B16"/>
    <w:rsid w:val="005C11FC"/>
    <w:rsid w:val="005C188F"/>
    <w:rsid w:val="005C1FF1"/>
    <w:rsid w:val="005C25DF"/>
    <w:rsid w:val="005C3587"/>
    <w:rsid w:val="005C3588"/>
    <w:rsid w:val="005C448B"/>
    <w:rsid w:val="005C44D6"/>
    <w:rsid w:val="005C451A"/>
    <w:rsid w:val="005C4593"/>
    <w:rsid w:val="005C4929"/>
    <w:rsid w:val="005C4F3F"/>
    <w:rsid w:val="005C516D"/>
    <w:rsid w:val="005C5265"/>
    <w:rsid w:val="005C59BA"/>
    <w:rsid w:val="005C5E75"/>
    <w:rsid w:val="005C63EB"/>
    <w:rsid w:val="005C661E"/>
    <w:rsid w:val="005C6C58"/>
    <w:rsid w:val="005C7356"/>
    <w:rsid w:val="005C75D8"/>
    <w:rsid w:val="005C7A88"/>
    <w:rsid w:val="005D0D01"/>
    <w:rsid w:val="005D0D58"/>
    <w:rsid w:val="005D0F54"/>
    <w:rsid w:val="005D1080"/>
    <w:rsid w:val="005D11DC"/>
    <w:rsid w:val="005D1ABE"/>
    <w:rsid w:val="005D1B27"/>
    <w:rsid w:val="005D1C3F"/>
    <w:rsid w:val="005D1F60"/>
    <w:rsid w:val="005D21BF"/>
    <w:rsid w:val="005D27FC"/>
    <w:rsid w:val="005D29BC"/>
    <w:rsid w:val="005D2A0B"/>
    <w:rsid w:val="005D2EC7"/>
    <w:rsid w:val="005D358C"/>
    <w:rsid w:val="005D4110"/>
    <w:rsid w:val="005D4649"/>
    <w:rsid w:val="005D4A02"/>
    <w:rsid w:val="005D4BAB"/>
    <w:rsid w:val="005D4FAC"/>
    <w:rsid w:val="005D55C8"/>
    <w:rsid w:val="005D59EE"/>
    <w:rsid w:val="005D5FE0"/>
    <w:rsid w:val="005D6C7C"/>
    <w:rsid w:val="005D71B9"/>
    <w:rsid w:val="005D744B"/>
    <w:rsid w:val="005D7A95"/>
    <w:rsid w:val="005D7A9E"/>
    <w:rsid w:val="005D7E34"/>
    <w:rsid w:val="005DF782"/>
    <w:rsid w:val="005E044A"/>
    <w:rsid w:val="005E1418"/>
    <w:rsid w:val="005E18C4"/>
    <w:rsid w:val="005E18D9"/>
    <w:rsid w:val="005E223E"/>
    <w:rsid w:val="005E2657"/>
    <w:rsid w:val="005E2C36"/>
    <w:rsid w:val="005E360F"/>
    <w:rsid w:val="005E46C0"/>
    <w:rsid w:val="005E4857"/>
    <w:rsid w:val="005E4FC8"/>
    <w:rsid w:val="005E594E"/>
    <w:rsid w:val="005E5C92"/>
    <w:rsid w:val="005E6A13"/>
    <w:rsid w:val="005E73B5"/>
    <w:rsid w:val="005E7DD2"/>
    <w:rsid w:val="005F030D"/>
    <w:rsid w:val="005F03AF"/>
    <w:rsid w:val="005F0573"/>
    <w:rsid w:val="005F0ADA"/>
    <w:rsid w:val="005F11E8"/>
    <w:rsid w:val="005F14AE"/>
    <w:rsid w:val="005F16BC"/>
    <w:rsid w:val="005F1A62"/>
    <w:rsid w:val="005F1B10"/>
    <w:rsid w:val="005F1D9D"/>
    <w:rsid w:val="005F1ED6"/>
    <w:rsid w:val="005F21F9"/>
    <w:rsid w:val="005F275A"/>
    <w:rsid w:val="005F2772"/>
    <w:rsid w:val="005F27B0"/>
    <w:rsid w:val="005F2A84"/>
    <w:rsid w:val="005F2BD9"/>
    <w:rsid w:val="005F2E92"/>
    <w:rsid w:val="005F3134"/>
    <w:rsid w:val="005F31AE"/>
    <w:rsid w:val="005F35C6"/>
    <w:rsid w:val="005F35D6"/>
    <w:rsid w:val="005F35F4"/>
    <w:rsid w:val="005F3AB7"/>
    <w:rsid w:val="005F4717"/>
    <w:rsid w:val="005F5007"/>
    <w:rsid w:val="005F5593"/>
    <w:rsid w:val="005F5834"/>
    <w:rsid w:val="005F5F12"/>
    <w:rsid w:val="005F6126"/>
    <w:rsid w:val="005F66D0"/>
    <w:rsid w:val="005F6F2B"/>
    <w:rsid w:val="005F7627"/>
    <w:rsid w:val="005F790F"/>
    <w:rsid w:val="006005E6"/>
    <w:rsid w:val="00601357"/>
    <w:rsid w:val="00601841"/>
    <w:rsid w:val="006018DB"/>
    <w:rsid w:val="00601B48"/>
    <w:rsid w:val="0060217A"/>
    <w:rsid w:val="00602730"/>
    <w:rsid w:val="00602AD7"/>
    <w:rsid w:val="00602FBA"/>
    <w:rsid w:val="00603189"/>
    <w:rsid w:val="00603E1C"/>
    <w:rsid w:val="0060421F"/>
    <w:rsid w:val="00604DE4"/>
    <w:rsid w:val="00605622"/>
    <w:rsid w:val="00605929"/>
    <w:rsid w:val="00605B83"/>
    <w:rsid w:val="00605C9A"/>
    <w:rsid w:val="00605D49"/>
    <w:rsid w:val="00605E20"/>
    <w:rsid w:val="0060609C"/>
    <w:rsid w:val="00607391"/>
    <w:rsid w:val="0061024D"/>
    <w:rsid w:val="00610510"/>
    <w:rsid w:val="00610529"/>
    <w:rsid w:val="006106E8"/>
    <w:rsid w:val="0061083D"/>
    <w:rsid w:val="006116A8"/>
    <w:rsid w:val="00611A81"/>
    <w:rsid w:val="00611AF8"/>
    <w:rsid w:val="00611CB4"/>
    <w:rsid w:val="006122F5"/>
    <w:rsid w:val="00612578"/>
    <w:rsid w:val="0061257C"/>
    <w:rsid w:val="006125CC"/>
    <w:rsid w:val="00612C70"/>
    <w:rsid w:val="00613A86"/>
    <w:rsid w:val="00613D20"/>
    <w:rsid w:val="00614650"/>
    <w:rsid w:val="006148E4"/>
    <w:rsid w:val="0061560A"/>
    <w:rsid w:val="0061564A"/>
    <w:rsid w:val="006160CA"/>
    <w:rsid w:val="006162A6"/>
    <w:rsid w:val="00616A50"/>
    <w:rsid w:val="006171B8"/>
    <w:rsid w:val="00617878"/>
    <w:rsid w:val="006178E5"/>
    <w:rsid w:val="00617B17"/>
    <w:rsid w:val="006200CB"/>
    <w:rsid w:val="006201B2"/>
    <w:rsid w:val="00620BC2"/>
    <w:rsid w:val="00620C22"/>
    <w:rsid w:val="00620E26"/>
    <w:rsid w:val="0062148A"/>
    <w:rsid w:val="006219D6"/>
    <w:rsid w:val="00621C35"/>
    <w:rsid w:val="00622105"/>
    <w:rsid w:val="0062243E"/>
    <w:rsid w:val="006229A0"/>
    <w:rsid w:val="00622E48"/>
    <w:rsid w:val="00623102"/>
    <w:rsid w:val="0062320C"/>
    <w:rsid w:val="006236DF"/>
    <w:rsid w:val="0062422E"/>
    <w:rsid w:val="00624527"/>
    <w:rsid w:val="006245EB"/>
    <w:rsid w:val="006246E1"/>
    <w:rsid w:val="0062484E"/>
    <w:rsid w:val="00624F5F"/>
    <w:rsid w:val="006250DE"/>
    <w:rsid w:val="00625BB9"/>
    <w:rsid w:val="006261A4"/>
    <w:rsid w:val="006263EA"/>
    <w:rsid w:val="006267F0"/>
    <w:rsid w:val="00627062"/>
    <w:rsid w:val="00627104"/>
    <w:rsid w:val="0062772A"/>
    <w:rsid w:val="00627830"/>
    <w:rsid w:val="006304A4"/>
    <w:rsid w:val="00630B6B"/>
    <w:rsid w:val="00631D5E"/>
    <w:rsid w:val="00632310"/>
    <w:rsid w:val="00632671"/>
    <w:rsid w:val="0063323E"/>
    <w:rsid w:val="00633328"/>
    <w:rsid w:val="00633755"/>
    <w:rsid w:val="00633C9D"/>
    <w:rsid w:val="00633CE3"/>
    <w:rsid w:val="00633E0D"/>
    <w:rsid w:val="00633E67"/>
    <w:rsid w:val="0063409B"/>
    <w:rsid w:val="006346C6"/>
    <w:rsid w:val="006349F6"/>
    <w:rsid w:val="00634B57"/>
    <w:rsid w:val="00634BEE"/>
    <w:rsid w:val="00634E6F"/>
    <w:rsid w:val="006351F8"/>
    <w:rsid w:val="00635DBC"/>
    <w:rsid w:val="00635DD8"/>
    <w:rsid w:val="006368C6"/>
    <w:rsid w:val="00636A22"/>
    <w:rsid w:val="00636A92"/>
    <w:rsid w:val="00637132"/>
    <w:rsid w:val="00637836"/>
    <w:rsid w:val="00637D20"/>
    <w:rsid w:val="00637EDC"/>
    <w:rsid w:val="00640585"/>
    <w:rsid w:val="00640DDD"/>
    <w:rsid w:val="00641227"/>
    <w:rsid w:val="00641261"/>
    <w:rsid w:val="00641DA4"/>
    <w:rsid w:val="00641F5F"/>
    <w:rsid w:val="00642192"/>
    <w:rsid w:val="00642CEF"/>
    <w:rsid w:val="006436A3"/>
    <w:rsid w:val="00643A01"/>
    <w:rsid w:val="00643B92"/>
    <w:rsid w:val="00643E91"/>
    <w:rsid w:val="00644048"/>
    <w:rsid w:val="00644AF4"/>
    <w:rsid w:val="00644CAB"/>
    <w:rsid w:val="00644FD5"/>
    <w:rsid w:val="00645AA2"/>
    <w:rsid w:val="00645B07"/>
    <w:rsid w:val="00645C45"/>
    <w:rsid w:val="00645F54"/>
    <w:rsid w:val="0064630F"/>
    <w:rsid w:val="00646781"/>
    <w:rsid w:val="00646EEC"/>
    <w:rsid w:val="006471EA"/>
    <w:rsid w:val="006471F4"/>
    <w:rsid w:val="00647446"/>
    <w:rsid w:val="006475DA"/>
    <w:rsid w:val="006476A7"/>
    <w:rsid w:val="00647A12"/>
    <w:rsid w:val="00647B13"/>
    <w:rsid w:val="00647BDF"/>
    <w:rsid w:val="00647F1D"/>
    <w:rsid w:val="00647FCE"/>
    <w:rsid w:val="00650791"/>
    <w:rsid w:val="006507B0"/>
    <w:rsid w:val="00651257"/>
    <w:rsid w:val="0065129C"/>
    <w:rsid w:val="006513B2"/>
    <w:rsid w:val="00651486"/>
    <w:rsid w:val="00651A8D"/>
    <w:rsid w:val="006529D9"/>
    <w:rsid w:val="00652B12"/>
    <w:rsid w:val="00652F81"/>
    <w:rsid w:val="00653165"/>
    <w:rsid w:val="006533DB"/>
    <w:rsid w:val="006534B0"/>
    <w:rsid w:val="00653679"/>
    <w:rsid w:val="00653DFD"/>
    <w:rsid w:val="00654484"/>
    <w:rsid w:val="006544BE"/>
    <w:rsid w:val="0065497B"/>
    <w:rsid w:val="00655082"/>
    <w:rsid w:val="0065593A"/>
    <w:rsid w:val="00655E58"/>
    <w:rsid w:val="006561F5"/>
    <w:rsid w:val="006567BD"/>
    <w:rsid w:val="00656E9B"/>
    <w:rsid w:val="00657512"/>
    <w:rsid w:val="0065789E"/>
    <w:rsid w:val="00657F75"/>
    <w:rsid w:val="00660173"/>
    <w:rsid w:val="00660183"/>
    <w:rsid w:val="006601E9"/>
    <w:rsid w:val="00660411"/>
    <w:rsid w:val="006606F3"/>
    <w:rsid w:val="006608D2"/>
    <w:rsid w:val="00660B92"/>
    <w:rsid w:val="0066129D"/>
    <w:rsid w:val="006614DA"/>
    <w:rsid w:val="00661A8E"/>
    <w:rsid w:val="006621A1"/>
    <w:rsid w:val="00662825"/>
    <w:rsid w:val="006631E1"/>
    <w:rsid w:val="0066382D"/>
    <w:rsid w:val="00663DAC"/>
    <w:rsid w:val="0066453C"/>
    <w:rsid w:val="006645F7"/>
    <w:rsid w:val="00664616"/>
    <w:rsid w:val="006646A5"/>
    <w:rsid w:val="00665821"/>
    <w:rsid w:val="0066582A"/>
    <w:rsid w:val="00665EB5"/>
    <w:rsid w:val="00665EE6"/>
    <w:rsid w:val="00666147"/>
    <w:rsid w:val="00666215"/>
    <w:rsid w:val="00666802"/>
    <w:rsid w:val="006672CC"/>
    <w:rsid w:val="0066769D"/>
    <w:rsid w:val="006703A3"/>
    <w:rsid w:val="00670BDF"/>
    <w:rsid w:val="0067140E"/>
    <w:rsid w:val="0067167E"/>
    <w:rsid w:val="00671F9E"/>
    <w:rsid w:val="00672CFD"/>
    <w:rsid w:val="00673054"/>
    <w:rsid w:val="0067319F"/>
    <w:rsid w:val="00673988"/>
    <w:rsid w:val="00674496"/>
    <w:rsid w:val="00674C39"/>
    <w:rsid w:val="00674F9E"/>
    <w:rsid w:val="00675479"/>
    <w:rsid w:val="0067552D"/>
    <w:rsid w:val="006758D7"/>
    <w:rsid w:val="00675C72"/>
    <w:rsid w:val="0067600F"/>
    <w:rsid w:val="0067619E"/>
    <w:rsid w:val="006769BA"/>
    <w:rsid w:val="00676F90"/>
    <w:rsid w:val="006777A3"/>
    <w:rsid w:val="0067796C"/>
    <w:rsid w:val="00677F11"/>
    <w:rsid w:val="00680685"/>
    <w:rsid w:val="00680A72"/>
    <w:rsid w:val="0068182C"/>
    <w:rsid w:val="006818DB"/>
    <w:rsid w:val="0068191A"/>
    <w:rsid w:val="00681ACB"/>
    <w:rsid w:val="00681F96"/>
    <w:rsid w:val="0068254D"/>
    <w:rsid w:val="006828D4"/>
    <w:rsid w:val="006845BB"/>
    <w:rsid w:val="006846F8"/>
    <w:rsid w:val="006847AB"/>
    <w:rsid w:val="006848C4"/>
    <w:rsid w:val="0068512F"/>
    <w:rsid w:val="006851AB"/>
    <w:rsid w:val="006854F6"/>
    <w:rsid w:val="0068593E"/>
    <w:rsid w:val="00685A82"/>
    <w:rsid w:val="00685ADC"/>
    <w:rsid w:val="0068673E"/>
    <w:rsid w:val="00686C5F"/>
    <w:rsid w:val="00686D2E"/>
    <w:rsid w:val="00687128"/>
    <w:rsid w:val="006878A3"/>
    <w:rsid w:val="00687D2C"/>
    <w:rsid w:val="0069001E"/>
    <w:rsid w:val="00690794"/>
    <w:rsid w:val="0069081D"/>
    <w:rsid w:val="00690914"/>
    <w:rsid w:val="00691643"/>
    <w:rsid w:val="00691D5B"/>
    <w:rsid w:val="00691E24"/>
    <w:rsid w:val="00691FD0"/>
    <w:rsid w:val="006920EE"/>
    <w:rsid w:val="006924FC"/>
    <w:rsid w:val="00692EB0"/>
    <w:rsid w:val="0069339F"/>
    <w:rsid w:val="00693561"/>
    <w:rsid w:val="006937DF"/>
    <w:rsid w:val="006944A5"/>
    <w:rsid w:val="00694A73"/>
    <w:rsid w:val="00694EAB"/>
    <w:rsid w:val="006952D1"/>
    <w:rsid w:val="0069552C"/>
    <w:rsid w:val="00695DC6"/>
    <w:rsid w:val="00695F4D"/>
    <w:rsid w:val="00696606"/>
    <w:rsid w:val="00696EDC"/>
    <w:rsid w:val="006972A4"/>
    <w:rsid w:val="00697A91"/>
    <w:rsid w:val="00697D7D"/>
    <w:rsid w:val="006A05F3"/>
    <w:rsid w:val="006A0F64"/>
    <w:rsid w:val="006A1004"/>
    <w:rsid w:val="006A1326"/>
    <w:rsid w:val="006A13D7"/>
    <w:rsid w:val="006A1B85"/>
    <w:rsid w:val="006A1EE7"/>
    <w:rsid w:val="006A1F60"/>
    <w:rsid w:val="006A26FA"/>
    <w:rsid w:val="006A2F60"/>
    <w:rsid w:val="006A3111"/>
    <w:rsid w:val="006A358A"/>
    <w:rsid w:val="006A5133"/>
    <w:rsid w:val="006A5D13"/>
    <w:rsid w:val="006A5E72"/>
    <w:rsid w:val="006A5EF6"/>
    <w:rsid w:val="006A5F04"/>
    <w:rsid w:val="006A5FD9"/>
    <w:rsid w:val="006A62B9"/>
    <w:rsid w:val="006A687F"/>
    <w:rsid w:val="006A6FE7"/>
    <w:rsid w:val="006A7014"/>
    <w:rsid w:val="006A7904"/>
    <w:rsid w:val="006A7A0C"/>
    <w:rsid w:val="006A7CB4"/>
    <w:rsid w:val="006A7F3B"/>
    <w:rsid w:val="006ABD97"/>
    <w:rsid w:val="006B00AA"/>
    <w:rsid w:val="006B037A"/>
    <w:rsid w:val="006B092F"/>
    <w:rsid w:val="006B0A72"/>
    <w:rsid w:val="006B0E2B"/>
    <w:rsid w:val="006B0E90"/>
    <w:rsid w:val="006B11C8"/>
    <w:rsid w:val="006B11DF"/>
    <w:rsid w:val="006B152F"/>
    <w:rsid w:val="006B334D"/>
    <w:rsid w:val="006B35AC"/>
    <w:rsid w:val="006B3D30"/>
    <w:rsid w:val="006B442E"/>
    <w:rsid w:val="006B52B7"/>
    <w:rsid w:val="006B5AFA"/>
    <w:rsid w:val="006B5E96"/>
    <w:rsid w:val="006B6115"/>
    <w:rsid w:val="006B6DCD"/>
    <w:rsid w:val="006B6E0E"/>
    <w:rsid w:val="006C05F4"/>
    <w:rsid w:val="006C093F"/>
    <w:rsid w:val="006C0B98"/>
    <w:rsid w:val="006C1E69"/>
    <w:rsid w:val="006C1F30"/>
    <w:rsid w:val="006C2490"/>
    <w:rsid w:val="006C298A"/>
    <w:rsid w:val="006C29F4"/>
    <w:rsid w:val="006C2ADA"/>
    <w:rsid w:val="006C2C0E"/>
    <w:rsid w:val="006C3039"/>
    <w:rsid w:val="006C3A66"/>
    <w:rsid w:val="006C3C56"/>
    <w:rsid w:val="006C3DFA"/>
    <w:rsid w:val="006C3F60"/>
    <w:rsid w:val="006C42AD"/>
    <w:rsid w:val="006C4C70"/>
    <w:rsid w:val="006C4FBA"/>
    <w:rsid w:val="006C502D"/>
    <w:rsid w:val="006C541B"/>
    <w:rsid w:val="006C5F8E"/>
    <w:rsid w:val="006C6710"/>
    <w:rsid w:val="006C6C8F"/>
    <w:rsid w:val="006C73EB"/>
    <w:rsid w:val="006C790F"/>
    <w:rsid w:val="006C7D14"/>
    <w:rsid w:val="006D001D"/>
    <w:rsid w:val="006D022C"/>
    <w:rsid w:val="006D0339"/>
    <w:rsid w:val="006D0916"/>
    <w:rsid w:val="006D0B3E"/>
    <w:rsid w:val="006D1143"/>
    <w:rsid w:val="006D169A"/>
    <w:rsid w:val="006D1F00"/>
    <w:rsid w:val="006D2296"/>
    <w:rsid w:val="006D26B6"/>
    <w:rsid w:val="006D2AFE"/>
    <w:rsid w:val="006D2DDC"/>
    <w:rsid w:val="006D347F"/>
    <w:rsid w:val="006D3E43"/>
    <w:rsid w:val="006D4192"/>
    <w:rsid w:val="006D4964"/>
    <w:rsid w:val="006D4A19"/>
    <w:rsid w:val="006D4E90"/>
    <w:rsid w:val="006D4EBE"/>
    <w:rsid w:val="006D4EBF"/>
    <w:rsid w:val="006D4EDB"/>
    <w:rsid w:val="006D53E8"/>
    <w:rsid w:val="006D5884"/>
    <w:rsid w:val="006D59E1"/>
    <w:rsid w:val="006D5A0A"/>
    <w:rsid w:val="006D5A80"/>
    <w:rsid w:val="006D5CB9"/>
    <w:rsid w:val="006D5F16"/>
    <w:rsid w:val="006D6213"/>
    <w:rsid w:val="006D6436"/>
    <w:rsid w:val="006D69FA"/>
    <w:rsid w:val="006D70DC"/>
    <w:rsid w:val="006D7846"/>
    <w:rsid w:val="006D7FF0"/>
    <w:rsid w:val="006E066D"/>
    <w:rsid w:val="006E0806"/>
    <w:rsid w:val="006E0E1C"/>
    <w:rsid w:val="006E125C"/>
    <w:rsid w:val="006E1630"/>
    <w:rsid w:val="006E229D"/>
    <w:rsid w:val="006E27CA"/>
    <w:rsid w:val="006E29DB"/>
    <w:rsid w:val="006E3675"/>
    <w:rsid w:val="006E411D"/>
    <w:rsid w:val="006E4238"/>
    <w:rsid w:val="006E42E7"/>
    <w:rsid w:val="006E4303"/>
    <w:rsid w:val="006E4CD3"/>
    <w:rsid w:val="006E4F0D"/>
    <w:rsid w:val="006E66B3"/>
    <w:rsid w:val="006E689D"/>
    <w:rsid w:val="006E6BEB"/>
    <w:rsid w:val="006E6D58"/>
    <w:rsid w:val="006E6E55"/>
    <w:rsid w:val="006E724A"/>
    <w:rsid w:val="006E7554"/>
    <w:rsid w:val="006F011B"/>
    <w:rsid w:val="006F09C0"/>
    <w:rsid w:val="006F0AD1"/>
    <w:rsid w:val="006F0D4F"/>
    <w:rsid w:val="006F0F77"/>
    <w:rsid w:val="006F14A5"/>
    <w:rsid w:val="006F1C3F"/>
    <w:rsid w:val="006F238A"/>
    <w:rsid w:val="006F23B4"/>
    <w:rsid w:val="006F3176"/>
    <w:rsid w:val="006F31E5"/>
    <w:rsid w:val="006F3CA6"/>
    <w:rsid w:val="006F47E0"/>
    <w:rsid w:val="006F48BC"/>
    <w:rsid w:val="006F4D64"/>
    <w:rsid w:val="006F5063"/>
    <w:rsid w:val="006F567C"/>
    <w:rsid w:val="006F59AC"/>
    <w:rsid w:val="006F5A74"/>
    <w:rsid w:val="006F5E33"/>
    <w:rsid w:val="006F63CC"/>
    <w:rsid w:val="006F6414"/>
    <w:rsid w:val="006F6FC8"/>
    <w:rsid w:val="006F708B"/>
    <w:rsid w:val="006F7C42"/>
    <w:rsid w:val="006F7D6A"/>
    <w:rsid w:val="006F7E80"/>
    <w:rsid w:val="00700656"/>
    <w:rsid w:val="007007E9"/>
    <w:rsid w:val="007008F8"/>
    <w:rsid w:val="00701FA6"/>
    <w:rsid w:val="007020E2"/>
    <w:rsid w:val="00702615"/>
    <w:rsid w:val="007026E5"/>
    <w:rsid w:val="00702A93"/>
    <w:rsid w:val="00702B73"/>
    <w:rsid w:val="00702F77"/>
    <w:rsid w:val="0070405D"/>
    <w:rsid w:val="00704A38"/>
    <w:rsid w:val="00704AFF"/>
    <w:rsid w:val="00704C67"/>
    <w:rsid w:val="00704DE9"/>
    <w:rsid w:val="0070526C"/>
    <w:rsid w:val="00705472"/>
    <w:rsid w:val="0070552E"/>
    <w:rsid w:val="0070579B"/>
    <w:rsid w:val="00705D28"/>
    <w:rsid w:val="0070664C"/>
    <w:rsid w:val="00706747"/>
    <w:rsid w:val="00706813"/>
    <w:rsid w:val="00706FFA"/>
    <w:rsid w:val="007075CD"/>
    <w:rsid w:val="00707AE2"/>
    <w:rsid w:val="00707D01"/>
    <w:rsid w:val="0071005B"/>
    <w:rsid w:val="007105CE"/>
    <w:rsid w:val="00710920"/>
    <w:rsid w:val="00710CB5"/>
    <w:rsid w:val="00711090"/>
    <w:rsid w:val="00711569"/>
    <w:rsid w:val="007118B3"/>
    <w:rsid w:val="00711BEF"/>
    <w:rsid w:val="007122DA"/>
    <w:rsid w:val="007136FF"/>
    <w:rsid w:val="00713C35"/>
    <w:rsid w:val="00714832"/>
    <w:rsid w:val="007149DB"/>
    <w:rsid w:val="0071519B"/>
    <w:rsid w:val="0071548F"/>
    <w:rsid w:val="0071675D"/>
    <w:rsid w:val="007175EC"/>
    <w:rsid w:val="0071769B"/>
    <w:rsid w:val="00717CE9"/>
    <w:rsid w:val="00721437"/>
    <w:rsid w:val="00721482"/>
    <w:rsid w:val="00721579"/>
    <w:rsid w:val="00721680"/>
    <w:rsid w:val="00721DCB"/>
    <w:rsid w:val="007220EF"/>
    <w:rsid w:val="0072251B"/>
    <w:rsid w:val="00722CA9"/>
    <w:rsid w:val="00722E98"/>
    <w:rsid w:val="00723843"/>
    <w:rsid w:val="00723982"/>
    <w:rsid w:val="00723B12"/>
    <w:rsid w:val="00723B8B"/>
    <w:rsid w:val="00723D75"/>
    <w:rsid w:val="00724389"/>
    <w:rsid w:val="00724728"/>
    <w:rsid w:val="00724769"/>
    <w:rsid w:val="00725023"/>
    <w:rsid w:val="0072569C"/>
    <w:rsid w:val="00726175"/>
    <w:rsid w:val="00726613"/>
    <w:rsid w:val="00726670"/>
    <w:rsid w:val="00726ADA"/>
    <w:rsid w:val="00726C27"/>
    <w:rsid w:val="00727168"/>
    <w:rsid w:val="00727204"/>
    <w:rsid w:val="0072730F"/>
    <w:rsid w:val="0072760A"/>
    <w:rsid w:val="0073010C"/>
    <w:rsid w:val="00731263"/>
    <w:rsid w:val="007313DB"/>
    <w:rsid w:val="0073163C"/>
    <w:rsid w:val="0073189B"/>
    <w:rsid w:val="00731BC3"/>
    <w:rsid w:val="0073204B"/>
    <w:rsid w:val="00732274"/>
    <w:rsid w:val="00732658"/>
    <w:rsid w:val="00732A44"/>
    <w:rsid w:val="0073344A"/>
    <w:rsid w:val="007334BC"/>
    <w:rsid w:val="007334D5"/>
    <w:rsid w:val="007339BB"/>
    <w:rsid w:val="007344CE"/>
    <w:rsid w:val="0073452E"/>
    <w:rsid w:val="0073484B"/>
    <w:rsid w:val="00734DBB"/>
    <w:rsid w:val="00734F1A"/>
    <w:rsid w:val="007351BF"/>
    <w:rsid w:val="00735F3C"/>
    <w:rsid w:val="00736790"/>
    <w:rsid w:val="00736997"/>
    <w:rsid w:val="00736BD9"/>
    <w:rsid w:val="00737164"/>
    <w:rsid w:val="007373AE"/>
    <w:rsid w:val="007373E9"/>
    <w:rsid w:val="00737544"/>
    <w:rsid w:val="007377E7"/>
    <w:rsid w:val="007401BD"/>
    <w:rsid w:val="00740379"/>
    <w:rsid w:val="007405EE"/>
    <w:rsid w:val="00740895"/>
    <w:rsid w:val="00740A48"/>
    <w:rsid w:val="00740DA5"/>
    <w:rsid w:val="00740E02"/>
    <w:rsid w:val="0074243A"/>
    <w:rsid w:val="00742D52"/>
    <w:rsid w:val="00742ECF"/>
    <w:rsid w:val="00743F7C"/>
    <w:rsid w:val="00744014"/>
    <w:rsid w:val="00744503"/>
    <w:rsid w:val="00744743"/>
    <w:rsid w:val="00744791"/>
    <w:rsid w:val="00744A4E"/>
    <w:rsid w:val="00745288"/>
    <w:rsid w:val="00745F9E"/>
    <w:rsid w:val="007468EF"/>
    <w:rsid w:val="00746B4A"/>
    <w:rsid w:val="00746D14"/>
    <w:rsid w:val="00746D7A"/>
    <w:rsid w:val="007472E1"/>
    <w:rsid w:val="0074766A"/>
    <w:rsid w:val="007476AE"/>
    <w:rsid w:val="00747819"/>
    <w:rsid w:val="00747BCA"/>
    <w:rsid w:val="00750B95"/>
    <w:rsid w:val="00750F76"/>
    <w:rsid w:val="007515AA"/>
    <w:rsid w:val="0075168D"/>
    <w:rsid w:val="007518A5"/>
    <w:rsid w:val="007522FF"/>
    <w:rsid w:val="007523F8"/>
    <w:rsid w:val="0075249D"/>
    <w:rsid w:val="0075256C"/>
    <w:rsid w:val="00752D1E"/>
    <w:rsid w:val="00752D4C"/>
    <w:rsid w:val="00753492"/>
    <w:rsid w:val="007538C7"/>
    <w:rsid w:val="00753AB5"/>
    <w:rsid w:val="00754508"/>
    <w:rsid w:val="00754C15"/>
    <w:rsid w:val="00755C7B"/>
    <w:rsid w:val="00755E16"/>
    <w:rsid w:val="00756CC6"/>
    <w:rsid w:val="00757AD4"/>
    <w:rsid w:val="00757C33"/>
    <w:rsid w:val="007600FC"/>
    <w:rsid w:val="00760B18"/>
    <w:rsid w:val="00760CC1"/>
    <w:rsid w:val="00760CD5"/>
    <w:rsid w:val="00761A18"/>
    <w:rsid w:val="00761E37"/>
    <w:rsid w:val="00761E58"/>
    <w:rsid w:val="00763B22"/>
    <w:rsid w:val="0076426D"/>
    <w:rsid w:val="00764D16"/>
    <w:rsid w:val="0076514F"/>
    <w:rsid w:val="0076518E"/>
    <w:rsid w:val="00765273"/>
    <w:rsid w:val="00765A25"/>
    <w:rsid w:val="007665B1"/>
    <w:rsid w:val="00766A5B"/>
    <w:rsid w:val="00766A73"/>
    <w:rsid w:val="00766BCD"/>
    <w:rsid w:val="007674EC"/>
    <w:rsid w:val="007675F2"/>
    <w:rsid w:val="007679D4"/>
    <w:rsid w:val="007704D8"/>
    <w:rsid w:val="0077063A"/>
    <w:rsid w:val="00770646"/>
    <w:rsid w:val="00770C94"/>
    <w:rsid w:val="00771377"/>
    <w:rsid w:val="00771624"/>
    <w:rsid w:val="0077201E"/>
    <w:rsid w:val="007722C2"/>
    <w:rsid w:val="00772423"/>
    <w:rsid w:val="007725AB"/>
    <w:rsid w:val="00772AA1"/>
    <w:rsid w:val="007733E3"/>
    <w:rsid w:val="007735EC"/>
    <w:rsid w:val="007737BC"/>
    <w:rsid w:val="00773B7D"/>
    <w:rsid w:val="0077404D"/>
    <w:rsid w:val="0077454A"/>
    <w:rsid w:val="007746D5"/>
    <w:rsid w:val="0077501A"/>
    <w:rsid w:val="00775191"/>
    <w:rsid w:val="00775ADC"/>
    <w:rsid w:val="00775F85"/>
    <w:rsid w:val="00776839"/>
    <w:rsid w:val="00776C37"/>
    <w:rsid w:val="0077701D"/>
    <w:rsid w:val="007771D3"/>
    <w:rsid w:val="007774C0"/>
    <w:rsid w:val="00777F22"/>
    <w:rsid w:val="00777F4E"/>
    <w:rsid w:val="00780104"/>
    <w:rsid w:val="0078020C"/>
    <w:rsid w:val="00780E4F"/>
    <w:rsid w:val="00781253"/>
    <w:rsid w:val="00781286"/>
    <w:rsid w:val="00781428"/>
    <w:rsid w:val="0078149E"/>
    <w:rsid w:val="00781683"/>
    <w:rsid w:val="00781C8A"/>
    <w:rsid w:val="00781FBF"/>
    <w:rsid w:val="00781FC7"/>
    <w:rsid w:val="00782512"/>
    <w:rsid w:val="00782781"/>
    <w:rsid w:val="007829D5"/>
    <w:rsid w:val="00783953"/>
    <w:rsid w:val="00783EE1"/>
    <w:rsid w:val="00784073"/>
    <w:rsid w:val="0078414E"/>
    <w:rsid w:val="00784445"/>
    <w:rsid w:val="00784F4F"/>
    <w:rsid w:val="00785157"/>
    <w:rsid w:val="00785662"/>
    <w:rsid w:val="00785CA0"/>
    <w:rsid w:val="0078614E"/>
    <w:rsid w:val="007861CF"/>
    <w:rsid w:val="00786487"/>
    <w:rsid w:val="00786D3B"/>
    <w:rsid w:val="0078781A"/>
    <w:rsid w:val="00787AB2"/>
    <w:rsid w:val="00787D75"/>
    <w:rsid w:val="0078C03B"/>
    <w:rsid w:val="007907B8"/>
    <w:rsid w:val="0079083E"/>
    <w:rsid w:val="007908B4"/>
    <w:rsid w:val="00790C55"/>
    <w:rsid w:val="00790EB2"/>
    <w:rsid w:val="0079278B"/>
    <w:rsid w:val="00792997"/>
    <w:rsid w:val="00792B4B"/>
    <w:rsid w:val="00792FFF"/>
    <w:rsid w:val="007930B0"/>
    <w:rsid w:val="007931C4"/>
    <w:rsid w:val="00793C6E"/>
    <w:rsid w:val="00793CFB"/>
    <w:rsid w:val="00793D0E"/>
    <w:rsid w:val="00793D25"/>
    <w:rsid w:val="007942F7"/>
    <w:rsid w:val="00794743"/>
    <w:rsid w:val="00794857"/>
    <w:rsid w:val="0079499F"/>
    <w:rsid w:val="00794AC2"/>
    <w:rsid w:val="00794CE4"/>
    <w:rsid w:val="0079513F"/>
    <w:rsid w:val="00795180"/>
    <w:rsid w:val="00795990"/>
    <w:rsid w:val="007963B4"/>
    <w:rsid w:val="00796697"/>
    <w:rsid w:val="00796AA4"/>
    <w:rsid w:val="00796D01"/>
    <w:rsid w:val="00796E56"/>
    <w:rsid w:val="00797333"/>
    <w:rsid w:val="00797479"/>
    <w:rsid w:val="007979F2"/>
    <w:rsid w:val="00797A66"/>
    <w:rsid w:val="007A00D3"/>
    <w:rsid w:val="007A0665"/>
    <w:rsid w:val="007A070D"/>
    <w:rsid w:val="007A0B3F"/>
    <w:rsid w:val="007A0EDD"/>
    <w:rsid w:val="007A11AE"/>
    <w:rsid w:val="007A15D7"/>
    <w:rsid w:val="007A2C02"/>
    <w:rsid w:val="007A31FD"/>
    <w:rsid w:val="007A38A6"/>
    <w:rsid w:val="007A3A86"/>
    <w:rsid w:val="007A4F01"/>
    <w:rsid w:val="007A50CF"/>
    <w:rsid w:val="007A534A"/>
    <w:rsid w:val="007A55BF"/>
    <w:rsid w:val="007A58D0"/>
    <w:rsid w:val="007A6564"/>
    <w:rsid w:val="007A65CE"/>
    <w:rsid w:val="007A660C"/>
    <w:rsid w:val="007A66A4"/>
    <w:rsid w:val="007A66AD"/>
    <w:rsid w:val="007A73BA"/>
    <w:rsid w:val="007A78EC"/>
    <w:rsid w:val="007A7C2E"/>
    <w:rsid w:val="007A7CCE"/>
    <w:rsid w:val="007B0061"/>
    <w:rsid w:val="007B02EC"/>
    <w:rsid w:val="007B07A8"/>
    <w:rsid w:val="007B0AE1"/>
    <w:rsid w:val="007B0DB8"/>
    <w:rsid w:val="007B18FF"/>
    <w:rsid w:val="007B1971"/>
    <w:rsid w:val="007B1A23"/>
    <w:rsid w:val="007B2151"/>
    <w:rsid w:val="007B28D2"/>
    <w:rsid w:val="007B324F"/>
    <w:rsid w:val="007B3282"/>
    <w:rsid w:val="007B3547"/>
    <w:rsid w:val="007B3757"/>
    <w:rsid w:val="007B390C"/>
    <w:rsid w:val="007B399B"/>
    <w:rsid w:val="007B3BDF"/>
    <w:rsid w:val="007B4076"/>
    <w:rsid w:val="007B4553"/>
    <w:rsid w:val="007B4DA7"/>
    <w:rsid w:val="007B5261"/>
    <w:rsid w:val="007B534B"/>
    <w:rsid w:val="007B5D44"/>
    <w:rsid w:val="007B6326"/>
    <w:rsid w:val="007B6373"/>
    <w:rsid w:val="007B6AF6"/>
    <w:rsid w:val="007B6E89"/>
    <w:rsid w:val="007B7CEA"/>
    <w:rsid w:val="007C01D1"/>
    <w:rsid w:val="007C0485"/>
    <w:rsid w:val="007C0662"/>
    <w:rsid w:val="007C08C6"/>
    <w:rsid w:val="007C13FE"/>
    <w:rsid w:val="007C1572"/>
    <w:rsid w:val="007C1BA5"/>
    <w:rsid w:val="007C26F3"/>
    <w:rsid w:val="007C27CE"/>
    <w:rsid w:val="007C2916"/>
    <w:rsid w:val="007C33AC"/>
    <w:rsid w:val="007C37C8"/>
    <w:rsid w:val="007C3B1C"/>
    <w:rsid w:val="007C41BB"/>
    <w:rsid w:val="007C421E"/>
    <w:rsid w:val="007C44BD"/>
    <w:rsid w:val="007C47F8"/>
    <w:rsid w:val="007C4935"/>
    <w:rsid w:val="007C4D2D"/>
    <w:rsid w:val="007C6CA0"/>
    <w:rsid w:val="007C7D12"/>
    <w:rsid w:val="007D0023"/>
    <w:rsid w:val="007D08D9"/>
    <w:rsid w:val="007D11A7"/>
    <w:rsid w:val="007D13CA"/>
    <w:rsid w:val="007D17EF"/>
    <w:rsid w:val="007D1C5C"/>
    <w:rsid w:val="007D1C89"/>
    <w:rsid w:val="007D1EF4"/>
    <w:rsid w:val="007D1F1A"/>
    <w:rsid w:val="007D1F81"/>
    <w:rsid w:val="007D221F"/>
    <w:rsid w:val="007D22CC"/>
    <w:rsid w:val="007D25AF"/>
    <w:rsid w:val="007D2918"/>
    <w:rsid w:val="007D2969"/>
    <w:rsid w:val="007D2E96"/>
    <w:rsid w:val="007D3021"/>
    <w:rsid w:val="007D3424"/>
    <w:rsid w:val="007D37AA"/>
    <w:rsid w:val="007D3AB5"/>
    <w:rsid w:val="007D41FB"/>
    <w:rsid w:val="007D4447"/>
    <w:rsid w:val="007D4761"/>
    <w:rsid w:val="007D4769"/>
    <w:rsid w:val="007D4A32"/>
    <w:rsid w:val="007D4C2C"/>
    <w:rsid w:val="007D51FF"/>
    <w:rsid w:val="007D6171"/>
    <w:rsid w:val="007D70FE"/>
    <w:rsid w:val="007D71CC"/>
    <w:rsid w:val="007D7750"/>
    <w:rsid w:val="007D778E"/>
    <w:rsid w:val="007E0A1C"/>
    <w:rsid w:val="007E1016"/>
    <w:rsid w:val="007E1031"/>
    <w:rsid w:val="007E1759"/>
    <w:rsid w:val="007E1AAB"/>
    <w:rsid w:val="007E2150"/>
    <w:rsid w:val="007E22B2"/>
    <w:rsid w:val="007E27F6"/>
    <w:rsid w:val="007E2A72"/>
    <w:rsid w:val="007E2E47"/>
    <w:rsid w:val="007E2E9E"/>
    <w:rsid w:val="007E3021"/>
    <w:rsid w:val="007E37D1"/>
    <w:rsid w:val="007E3F42"/>
    <w:rsid w:val="007E4240"/>
    <w:rsid w:val="007E424F"/>
    <w:rsid w:val="007E4277"/>
    <w:rsid w:val="007E4497"/>
    <w:rsid w:val="007E5474"/>
    <w:rsid w:val="007E5561"/>
    <w:rsid w:val="007E5B8E"/>
    <w:rsid w:val="007E5B8F"/>
    <w:rsid w:val="007E5BA8"/>
    <w:rsid w:val="007E5F6C"/>
    <w:rsid w:val="007E60A9"/>
    <w:rsid w:val="007E6969"/>
    <w:rsid w:val="007E717C"/>
    <w:rsid w:val="007E7215"/>
    <w:rsid w:val="007E78FA"/>
    <w:rsid w:val="007F0D9E"/>
    <w:rsid w:val="007F141C"/>
    <w:rsid w:val="007F1A78"/>
    <w:rsid w:val="007F1E44"/>
    <w:rsid w:val="007F23D5"/>
    <w:rsid w:val="007F26E3"/>
    <w:rsid w:val="007F27B0"/>
    <w:rsid w:val="007F36AC"/>
    <w:rsid w:val="007F3A04"/>
    <w:rsid w:val="007F3E03"/>
    <w:rsid w:val="007F4E8B"/>
    <w:rsid w:val="007F4FE3"/>
    <w:rsid w:val="007F580F"/>
    <w:rsid w:val="007F6507"/>
    <w:rsid w:val="007F774C"/>
    <w:rsid w:val="007F7AFB"/>
    <w:rsid w:val="007F7D76"/>
    <w:rsid w:val="007F7ED4"/>
    <w:rsid w:val="007F7FDD"/>
    <w:rsid w:val="007F995A"/>
    <w:rsid w:val="008001F3"/>
    <w:rsid w:val="00800692"/>
    <w:rsid w:val="0080089C"/>
    <w:rsid w:val="00800CED"/>
    <w:rsid w:val="00801294"/>
    <w:rsid w:val="008015E2"/>
    <w:rsid w:val="00801D8C"/>
    <w:rsid w:val="008022E1"/>
    <w:rsid w:val="00803066"/>
    <w:rsid w:val="008034EB"/>
    <w:rsid w:val="00803941"/>
    <w:rsid w:val="0080404C"/>
    <w:rsid w:val="008041B3"/>
    <w:rsid w:val="00805502"/>
    <w:rsid w:val="00806B84"/>
    <w:rsid w:val="00807AE0"/>
    <w:rsid w:val="00807D76"/>
    <w:rsid w:val="008101E3"/>
    <w:rsid w:val="00810332"/>
    <w:rsid w:val="0081054F"/>
    <w:rsid w:val="0081067E"/>
    <w:rsid w:val="008106A8"/>
    <w:rsid w:val="00810D36"/>
    <w:rsid w:val="00810D3D"/>
    <w:rsid w:val="00811869"/>
    <w:rsid w:val="00811D98"/>
    <w:rsid w:val="00811E59"/>
    <w:rsid w:val="0081249B"/>
    <w:rsid w:val="00812EFD"/>
    <w:rsid w:val="00813740"/>
    <w:rsid w:val="00813AB5"/>
    <w:rsid w:val="00813C3D"/>
    <w:rsid w:val="00813DF2"/>
    <w:rsid w:val="00813F04"/>
    <w:rsid w:val="00814225"/>
    <w:rsid w:val="00814816"/>
    <w:rsid w:val="008170B4"/>
    <w:rsid w:val="00817435"/>
    <w:rsid w:val="00817D3C"/>
    <w:rsid w:val="00817DFC"/>
    <w:rsid w:val="00820403"/>
    <w:rsid w:val="0082047D"/>
    <w:rsid w:val="008205C2"/>
    <w:rsid w:val="0082079A"/>
    <w:rsid w:val="008207C6"/>
    <w:rsid w:val="00820E91"/>
    <w:rsid w:val="00820F39"/>
    <w:rsid w:val="00821F8A"/>
    <w:rsid w:val="00821FAA"/>
    <w:rsid w:val="008220E7"/>
    <w:rsid w:val="00823236"/>
    <w:rsid w:val="008232F2"/>
    <w:rsid w:val="008235CF"/>
    <w:rsid w:val="008237DE"/>
    <w:rsid w:val="0082397D"/>
    <w:rsid w:val="008239B2"/>
    <w:rsid w:val="00823B3A"/>
    <w:rsid w:val="00823E5A"/>
    <w:rsid w:val="00823F5A"/>
    <w:rsid w:val="00825223"/>
    <w:rsid w:val="00825881"/>
    <w:rsid w:val="00825F9E"/>
    <w:rsid w:val="0082603D"/>
    <w:rsid w:val="008268FE"/>
    <w:rsid w:val="008269D2"/>
    <w:rsid w:val="008271F9"/>
    <w:rsid w:val="008274EE"/>
    <w:rsid w:val="00827652"/>
    <w:rsid w:val="00827857"/>
    <w:rsid w:val="00830A36"/>
    <w:rsid w:val="008317DD"/>
    <w:rsid w:val="00831F37"/>
    <w:rsid w:val="00832424"/>
    <w:rsid w:val="008324E2"/>
    <w:rsid w:val="00832664"/>
    <w:rsid w:val="00832946"/>
    <w:rsid w:val="008333BD"/>
    <w:rsid w:val="008334A7"/>
    <w:rsid w:val="00833885"/>
    <w:rsid w:val="00833B22"/>
    <w:rsid w:val="00833E41"/>
    <w:rsid w:val="008346C5"/>
    <w:rsid w:val="00834CC2"/>
    <w:rsid w:val="0083585B"/>
    <w:rsid w:val="00835B53"/>
    <w:rsid w:val="00835D6E"/>
    <w:rsid w:val="00835F8F"/>
    <w:rsid w:val="0083681C"/>
    <w:rsid w:val="00837CEC"/>
    <w:rsid w:val="00837EEF"/>
    <w:rsid w:val="00840596"/>
    <w:rsid w:val="00840CDE"/>
    <w:rsid w:val="00840F17"/>
    <w:rsid w:val="00841677"/>
    <w:rsid w:val="0084285E"/>
    <w:rsid w:val="008430CE"/>
    <w:rsid w:val="0084372C"/>
    <w:rsid w:val="0084381D"/>
    <w:rsid w:val="0084424B"/>
    <w:rsid w:val="00845016"/>
    <w:rsid w:val="008450C3"/>
    <w:rsid w:val="00846443"/>
    <w:rsid w:val="00846D6F"/>
    <w:rsid w:val="008474FF"/>
    <w:rsid w:val="0084764B"/>
    <w:rsid w:val="00847B05"/>
    <w:rsid w:val="00847C32"/>
    <w:rsid w:val="00850072"/>
    <w:rsid w:val="00850153"/>
    <w:rsid w:val="00850302"/>
    <w:rsid w:val="0085049F"/>
    <w:rsid w:val="00850985"/>
    <w:rsid w:val="00850B2D"/>
    <w:rsid w:val="00851313"/>
    <w:rsid w:val="008517AC"/>
    <w:rsid w:val="0085253D"/>
    <w:rsid w:val="00853796"/>
    <w:rsid w:val="008537B2"/>
    <w:rsid w:val="00853867"/>
    <w:rsid w:val="00853FEF"/>
    <w:rsid w:val="0085415E"/>
    <w:rsid w:val="008541F0"/>
    <w:rsid w:val="00854203"/>
    <w:rsid w:val="00854252"/>
    <w:rsid w:val="008547F1"/>
    <w:rsid w:val="00854F30"/>
    <w:rsid w:val="00854FFC"/>
    <w:rsid w:val="0085679B"/>
    <w:rsid w:val="008567AF"/>
    <w:rsid w:val="00856A4D"/>
    <w:rsid w:val="00856BB4"/>
    <w:rsid w:val="008571A1"/>
    <w:rsid w:val="00857331"/>
    <w:rsid w:val="00857729"/>
    <w:rsid w:val="00857B79"/>
    <w:rsid w:val="00857E44"/>
    <w:rsid w:val="00859EB3"/>
    <w:rsid w:val="00860E5A"/>
    <w:rsid w:val="008611D9"/>
    <w:rsid w:val="00861A38"/>
    <w:rsid w:val="00861C88"/>
    <w:rsid w:val="00861D55"/>
    <w:rsid w:val="00862192"/>
    <w:rsid w:val="008622E0"/>
    <w:rsid w:val="00862723"/>
    <w:rsid w:val="00862DF2"/>
    <w:rsid w:val="00863573"/>
    <w:rsid w:val="0086386F"/>
    <w:rsid w:val="00864029"/>
    <w:rsid w:val="00864659"/>
    <w:rsid w:val="00864A85"/>
    <w:rsid w:val="00864AF9"/>
    <w:rsid w:val="008658CD"/>
    <w:rsid w:val="00865954"/>
    <w:rsid w:val="0086672E"/>
    <w:rsid w:val="00866C06"/>
    <w:rsid w:val="00866D64"/>
    <w:rsid w:val="00866E72"/>
    <w:rsid w:val="00867014"/>
    <w:rsid w:val="00867523"/>
    <w:rsid w:val="008679BF"/>
    <w:rsid w:val="00867DEA"/>
    <w:rsid w:val="00870EAA"/>
    <w:rsid w:val="00870FA4"/>
    <w:rsid w:val="00871DCA"/>
    <w:rsid w:val="00871EB6"/>
    <w:rsid w:val="00871F3E"/>
    <w:rsid w:val="0087300E"/>
    <w:rsid w:val="00873529"/>
    <w:rsid w:val="008739BC"/>
    <w:rsid w:val="00873A09"/>
    <w:rsid w:val="008743AE"/>
    <w:rsid w:val="00874459"/>
    <w:rsid w:val="00874968"/>
    <w:rsid w:val="00874AAA"/>
    <w:rsid w:val="00874B2E"/>
    <w:rsid w:val="00875995"/>
    <w:rsid w:val="00875C0E"/>
    <w:rsid w:val="00876104"/>
    <w:rsid w:val="00876580"/>
    <w:rsid w:val="00876A5D"/>
    <w:rsid w:val="00876B18"/>
    <w:rsid w:val="00876CB5"/>
    <w:rsid w:val="008771AA"/>
    <w:rsid w:val="00877885"/>
    <w:rsid w:val="0088008F"/>
    <w:rsid w:val="008804CA"/>
    <w:rsid w:val="00880C3E"/>
    <w:rsid w:val="0088105E"/>
    <w:rsid w:val="00881976"/>
    <w:rsid w:val="008820C2"/>
    <w:rsid w:val="00882134"/>
    <w:rsid w:val="00882524"/>
    <w:rsid w:val="00884886"/>
    <w:rsid w:val="008851C9"/>
    <w:rsid w:val="008858D0"/>
    <w:rsid w:val="00885CA7"/>
    <w:rsid w:val="00886183"/>
    <w:rsid w:val="008864EA"/>
    <w:rsid w:val="0088735B"/>
    <w:rsid w:val="0088742E"/>
    <w:rsid w:val="00887463"/>
    <w:rsid w:val="00887611"/>
    <w:rsid w:val="00887FFD"/>
    <w:rsid w:val="00890204"/>
    <w:rsid w:val="008905BF"/>
    <w:rsid w:val="0089081C"/>
    <w:rsid w:val="00890F3C"/>
    <w:rsid w:val="00891429"/>
    <w:rsid w:val="00891433"/>
    <w:rsid w:val="00891C21"/>
    <w:rsid w:val="00892583"/>
    <w:rsid w:val="00892FB5"/>
    <w:rsid w:val="0089324B"/>
    <w:rsid w:val="00893330"/>
    <w:rsid w:val="008933DC"/>
    <w:rsid w:val="008934E0"/>
    <w:rsid w:val="0089366E"/>
    <w:rsid w:val="0089407D"/>
    <w:rsid w:val="008945FE"/>
    <w:rsid w:val="008948B3"/>
    <w:rsid w:val="008949F1"/>
    <w:rsid w:val="00894B0E"/>
    <w:rsid w:val="00894BAF"/>
    <w:rsid w:val="00894D24"/>
    <w:rsid w:val="0089529E"/>
    <w:rsid w:val="00895310"/>
    <w:rsid w:val="008953B6"/>
    <w:rsid w:val="008957D4"/>
    <w:rsid w:val="00895C6D"/>
    <w:rsid w:val="00896014"/>
    <w:rsid w:val="0089603F"/>
    <w:rsid w:val="00896CB8"/>
    <w:rsid w:val="00896FF2"/>
    <w:rsid w:val="0089716A"/>
    <w:rsid w:val="00897322"/>
    <w:rsid w:val="00897616"/>
    <w:rsid w:val="008977FA"/>
    <w:rsid w:val="008978E3"/>
    <w:rsid w:val="00897B79"/>
    <w:rsid w:val="008A02DF"/>
    <w:rsid w:val="008A1478"/>
    <w:rsid w:val="008A1D41"/>
    <w:rsid w:val="008A281C"/>
    <w:rsid w:val="008A38C1"/>
    <w:rsid w:val="008A39C5"/>
    <w:rsid w:val="008A40E4"/>
    <w:rsid w:val="008A41C8"/>
    <w:rsid w:val="008A427B"/>
    <w:rsid w:val="008A48A7"/>
    <w:rsid w:val="008A4E84"/>
    <w:rsid w:val="008A59B8"/>
    <w:rsid w:val="008A603F"/>
    <w:rsid w:val="008A6848"/>
    <w:rsid w:val="008A6D1A"/>
    <w:rsid w:val="008A6EE1"/>
    <w:rsid w:val="008A6F86"/>
    <w:rsid w:val="008A71EC"/>
    <w:rsid w:val="008A750B"/>
    <w:rsid w:val="008A7CB7"/>
    <w:rsid w:val="008B01D0"/>
    <w:rsid w:val="008B091B"/>
    <w:rsid w:val="008B0F48"/>
    <w:rsid w:val="008B12D4"/>
    <w:rsid w:val="008B1716"/>
    <w:rsid w:val="008B17E4"/>
    <w:rsid w:val="008B1AD0"/>
    <w:rsid w:val="008B1BF9"/>
    <w:rsid w:val="008B24B3"/>
    <w:rsid w:val="008B29D8"/>
    <w:rsid w:val="008B300A"/>
    <w:rsid w:val="008B3AFA"/>
    <w:rsid w:val="008B3EFD"/>
    <w:rsid w:val="008B3FE3"/>
    <w:rsid w:val="008B4004"/>
    <w:rsid w:val="008B4270"/>
    <w:rsid w:val="008B447F"/>
    <w:rsid w:val="008B4B11"/>
    <w:rsid w:val="008B4FDA"/>
    <w:rsid w:val="008B5307"/>
    <w:rsid w:val="008B5599"/>
    <w:rsid w:val="008B5945"/>
    <w:rsid w:val="008B69F9"/>
    <w:rsid w:val="008B6A08"/>
    <w:rsid w:val="008B6DCB"/>
    <w:rsid w:val="008B77BD"/>
    <w:rsid w:val="008B7848"/>
    <w:rsid w:val="008B786E"/>
    <w:rsid w:val="008B79F7"/>
    <w:rsid w:val="008B7D93"/>
    <w:rsid w:val="008C00E3"/>
    <w:rsid w:val="008C02CB"/>
    <w:rsid w:val="008C0812"/>
    <w:rsid w:val="008C0886"/>
    <w:rsid w:val="008C091B"/>
    <w:rsid w:val="008C0980"/>
    <w:rsid w:val="008C0E81"/>
    <w:rsid w:val="008C1717"/>
    <w:rsid w:val="008C228C"/>
    <w:rsid w:val="008C25C2"/>
    <w:rsid w:val="008C2E20"/>
    <w:rsid w:val="008C2E49"/>
    <w:rsid w:val="008C300A"/>
    <w:rsid w:val="008C3162"/>
    <w:rsid w:val="008C3374"/>
    <w:rsid w:val="008C4BF0"/>
    <w:rsid w:val="008C5011"/>
    <w:rsid w:val="008C57B4"/>
    <w:rsid w:val="008C5B60"/>
    <w:rsid w:val="008C61B3"/>
    <w:rsid w:val="008C6778"/>
    <w:rsid w:val="008C6AD9"/>
    <w:rsid w:val="008C7148"/>
    <w:rsid w:val="008C7291"/>
    <w:rsid w:val="008C76E3"/>
    <w:rsid w:val="008C7D99"/>
    <w:rsid w:val="008C7DB9"/>
    <w:rsid w:val="008D04BE"/>
    <w:rsid w:val="008D05CB"/>
    <w:rsid w:val="008D0C5E"/>
    <w:rsid w:val="008D0C9B"/>
    <w:rsid w:val="008D1015"/>
    <w:rsid w:val="008D1544"/>
    <w:rsid w:val="008D1740"/>
    <w:rsid w:val="008D2188"/>
    <w:rsid w:val="008D240D"/>
    <w:rsid w:val="008D281B"/>
    <w:rsid w:val="008D2CD6"/>
    <w:rsid w:val="008D2CE6"/>
    <w:rsid w:val="008D360E"/>
    <w:rsid w:val="008D41B4"/>
    <w:rsid w:val="008D4481"/>
    <w:rsid w:val="008D4904"/>
    <w:rsid w:val="008D49CB"/>
    <w:rsid w:val="008D4FDC"/>
    <w:rsid w:val="008D5137"/>
    <w:rsid w:val="008D5201"/>
    <w:rsid w:val="008D54AF"/>
    <w:rsid w:val="008D58F8"/>
    <w:rsid w:val="008D5E12"/>
    <w:rsid w:val="008D66EA"/>
    <w:rsid w:val="008D6AB5"/>
    <w:rsid w:val="008D6AD1"/>
    <w:rsid w:val="008D75DC"/>
    <w:rsid w:val="008D7796"/>
    <w:rsid w:val="008D7B77"/>
    <w:rsid w:val="008D7E8D"/>
    <w:rsid w:val="008E0078"/>
    <w:rsid w:val="008E0612"/>
    <w:rsid w:val="008E160F"/>
    <w:rsid w:val="008E17D2"/>
    <w:rsid w:val="008E1929"/>
    <w:rsid w:val="008E198D"/>
    <w:rsid w:val="008E1A61"/>
    <w:rsid w:val="008E1B24"/>
    <w:rsid w:val="008E2503"/>
    <w:rsid w:val="008E2894"/>
    <w:rsid w:val="008E2D8C"/>
    <w:rsid w:val="008E3774"/>
    <w:rsid w:val="008E3CB3"/>
    <w:rsid w:val="008E3D3C"/>
    <w:rsid w:val="008E4133"/>
    <w:rsid w:val="008E4327"/>
    <w:rsid w:val="008E4D41"/>
    <w:rsid w:val="008E5031"/>
    <w:rsid w:val="008E5D17"/>
    <w:rsid w:val="008E5D8A"/>
    <w:rsid w:val="008E5EB7"/>
    <w:rsid w:val="008E62C0"/>
    <w:rsid w:val="008E699D"/>
    <w:rsid w:val="008E75E8"/>
    <w:rsid w:val="008E76E3"/>
    <w:rsid w:val="008E77C6"/>
    <w:rsid w:val="008E7CB1"/>
    <w:rsid w:val="008E7FB8"/>
    <w:rsid w:val="008F0B1B"/>
    <w:rsid w:val="008F0C51"/>
    <w:rsid w:val="008F0CF2"/>
    <w:rsid w:val="008F0E76"/>
    <w:rsid w:val="008F1064"/>
    <w:rsid w:val="008F1DF0"/>
    <w:rsid w:val="008F24EE"/>
    <w:rsid w:val="008F37A3"/>
    <w:rsid w:val="008F3DEF"/>
    <w:rsid w:val="008F404E"/>
    <w:rsid w:val="008F48CE"/>
    <w:rsid w:val="008F5316"/>
    <w:rsid w:val="008F5A11"/>
    <w:rsid w:val="008F5AD8"/>
    <w:rsid w:val="008F5FFE"/>
    <w:rsid w:val="008F7047"/>
    <w:rsid w:val="008F7697"/>
    <w:rsid w:val="008F76DE"/>
    <w:rsid w:val="008F7855"/>
    <w:rsid w:val="008F7983"/>
    <w:rsid w:val="008F7CFA"/>
    <w:rsid w:val="008F7E12"/>
    <w:rsid w:val="009008C0"/>
    <w:rsid w:val="009014CB"/>
    <w:rsid w:val="0090160D"/>
    <w:rsid w:val="00901D2C"/>
    <w:rsid w:val="009024D7"/>
    <w:rsid w:val="009027A7"/>
    <w:rsid w:val="00902A89"/>
    <w:rsid w:val="00902AE2"/>
    <w:rsid w:val="00903700"/>
    <w:rsid w:val="00903D73"/>
    <w:rsid w:val="009047E0"/>
    <w:rsid w:val="00904A10"/>
    <w:rsid w:val="00904B99"/>
    <w:rsid w:val="00904E58"/>
    <w:rsid w:val="0090503A"/>
    <w:rsid w:val="009051B4"/>
    <w:rsid w:val="00905AEE"/>
    <w:rsid w:val="00906822"/>
    <w:rsid w:val="00906C45"/>
    <w:rsid w:val="00906CD2"/>
    <w:rsid w:val="00907588"/>
    <w:rsid w:val="0090768C"/>
    <w:rsid w:val="00907809"/>
    <w:rsid w:val="0090796B"/>
    <w:rsid w:val="00907FFE"/>
    <w:rsid w:val="00910228"/>
    <w:rsid w:val="00910581"/>
    <w:rsid w:val="00910619"/>
    <w:rsid w:val="0091072E"/>
    <w:rsid w:val="009107F0"/>
    <w:rsid w:val="00910DB6"/>
    <w:rsid w:val="00910EB4"/>
    <w:rsid w:val="00911282"/>
    <w:rsid w:val="00911AAF"/>
    <w:rsid w:val="00911C60"/>
    <w:rsid w:val="00912F0F"/>
    <w:rsid w:val="00912F34"/>
    <w:rsid w:val="00913AE5"/>
    <w:rsid w:val="00914151"/>
    <w:rsid w:val="00914EAD"/>
    <w:rsid w:val="00914F1E"/>
    <w:rsid w:val="009150DA"/>
    <w:rsid w:val="0091557A"/>
    <w:rsid w:val="00915D18"/>
    <w:rsid w:val="00915F2D"/>
    <w:rsid w:val="00916841"/>
    <w:rsid w:val="00916E4E"/>
    <w:rsid w:val="0091726D"/>
    <w:rsid w:val="0091727A"/>
    <w:rsid w:val="009172CA"/>
    <w:rsid w:val="009173B5"/>
    <w:rsid w:val="0091755D"/>
    <w:rsid w:val="00917797"/>
    <w:rsid w:val="009177F3"/>
    <w:rsid w:val="00917B2E"/>
    <w:rsid w:val="009214F1"/>
    <w:rsid w:val="0092167C"/>
    <w:rsid w:val="00922077"/>
    <w:rsid w:val="0092235B"/>
    <w:rsid w:val="0092260D"/>
    <w:rsid w:val="00922BCB"/>
    <w:rsid w:val="00924126"/>
    <w:rsid w:val="0092471C"/>
    <w:rsid w:val="00924AD1"/>
    <w:rsid w:val="00924F13"/>
    <w:rsid w:val="009259D8"/>
    <w:rsid w:val="009265B3"/>
    <w:rsid w:val="00926773"/>
    <w:rsid w:val="00927000"/>
    <w:rsid w:val="0093024C"/>
    <w:rsid w:val="009302F2"/>
    <w:rsid w:val="009312E6"/>
    <w:rsid w:val="00932167"/>
    <w:rsid w:val="009324FF"/>
    <w:rsid w:val="00932589"/>
    <w:rsid w:val="009331C7"/>
    <w:rsid w:val="00933814"/>
    <w:rsid w:val="00933928"/>
    <w:rsid w:val="0093427F"/>
    <w:rsid w:val="0093449A"/>
    <w:rsid w:val="0093461E"/>
    <w:rsid w:val="0093466C"/>
    <w:rsid w:val="009348E8"/>
    <w:rsid w:val="00934D31"/>
    <w:rsid w:val="00934F83"/>
    <w:rsid w:val="0093660D"/>
    <w:rsid w:val="0093667D"/>
    <w:rsid w:val="00936BCB"/>
    <w:rsid w:val="00936C5E"/>
    <w:rsid w:val="00936CA7"/>
    <w:rsid w:val="009370C0"/>
    <w:rsid w:val="00937886"/>
    <w:rsid w:val="009379B6"/>
    <w:rsid w:val="009400D7"/>
    <w:rsid w:val="0094026B"/>
    <w:rsid w:val="009405F5"/>
    <w:rsid w:val="00940C9B"/>
    <w:rsid w:val="00941186"/>
    <w:rsid w:val="00941B0E"/>
    <w:rsid w:val="00941B15"/>
    <w:rsid w:val="00941DAE"/>
    <w:rsid w:val="0094238A"/>
    <w:rsid w:val="009424B1"/>
    <w:rsid w:val="009424B5"/>
    <w:rsid w:val="009426FA"/>
    <w:rsid w:val="00942800"/>
    <w:rsid w:val="00943973"/>
    <w:rsid w:val="00944759"/>
    <w:rsid w:val="009448B9"/>
    <w:rsid w:val="00944EA9"/>
    <w:rsid w:val="00945012"/>
    <w:rsid w:val="009462C5"/>
    <w:rsid w:val="0094647F"/>
    <w:rsid w:val="00946486"/>
    <w:rsid w:val="009469B7"/>
    <w:rsid w:val="00946C4F"/>
    <w:rsid w:val="009475CC"/>
    <w:rsid w:val="00947928"/>
    <w:rsid w:val="009479AB"/>
    <w:rsid w:val="009479EA"/>
    <w:rsid w:val="00947A51"/>
    <w:rsid w:val="00947EAA"/>
    <w:rsid w:val="009502BA"/>
    <w:rsid w:val="0095078E"/>
    <w:rsid w:val="009509E5"/>
    <w:rsid w:val="00950C68"/>
    <w:rsid w:val="00950D37"/>
    <w:rsid w:val="00951A18"/>
    <w:rsid w:val="009523F7"/>
    <w:rsid w:val="00952DDF"/>
    <w:rsid w:val="00952EC6"/>
    <w:rsid w:val="009533DF"/>
    <w:rsid w:val="009535A6"/>
    <w:rsid w:val="009546A9"/>
    <w:rsid w:val="00954EEA"/>
    <w:rsid w:val="00955916"/>
    <w:rsid w:val="00955AAA"/>
    <w:rsid w:val="00955EBF"/>
    <w:rsid w:val="009562CA"/>
    <w:rsid w:val="00956482"/>
    <w:rsid w:val="009568AC"/>
    <w:rsid w:val="00957066"/>
    <w:rsid w:val="0095715D"/>
    <w:rsid w:val="009574F2"/>
    <w:rsid w:val="00957606"/>
    <w:rsid w:val="00957FCA"/>
    <w:rsid w:val="0096000F"/>
    <w:rsid w:val="0096036A"/>
    <w:rsid w:val="0096162E"/>
    <w:rsid w:val="00961864"/>
    <w:rsid w:val="00961C14"/>
    <w:rsid w:val="009626C4"/>
    <w:rsid w:val="009629D5"/>
    <w:rsid w:val="00962A34"/>
    <w:rsid w:val="00962F45"/>
    <w:rsid w:val="009633C6"/>
    <w:rsid w:val="00963B7C"/>
    <w:rsid w:val="00963DCD"/>
    <w:rsid w:val="00964280"/>
    <w:rsid w:val="00964378"/>
    <w:rsid w:val="00964949"/>
    <w:rsid w:val="00964DAE"/>
    <w:rsid w:val="00964F01"/>
    <w:rsid w:val="00965219"/>
    <w:rsid w:val="00965BE3"/>
    <w:rsid w:val="00965CA4"/>
    <w:rsid w:val="0096708D"/>
    <w:rsid w:val="009671B7"/>
    <w:rsid w:val="009679F1"/>
    <w:rsid w:val="00967A4E"/>
    <w:rsid w:val="00967F10"/>
    <w:rsid w:val="009701B5"/>
    <w:rsid w:val="0097037C"/>
    <w:rsid w:val="00970422"/>
    <w:rsid w:val="009707FC"/>
    <w:rsid w:val="009709DB"/>
    <w:rsid w:val="00970A39"/>
    <w:rsid w:val="00970C50"/>
    <w:rsid w:val="009715E8"/>
    <w:rsid w:val="00971D9E"/>
    <w:rsid w:val="009720F7"/>
    <w:rsid w:val="00972112"/>
    <w:rsid w:val="00973B18"/>
    <w:rsid w:val="0097415A"/>
    <w:rsid w:val="00974C09"/>
    <w:rsid w:val="00975144"/>
    <w:rsid w:val="00975FEE"/>
    <w:rsid w:val="0097603B"/>
    <w:rsid w:val="009760E5"/>
    <w:rsid w:val="00976246"/>
    <w:rsid w:val="0097663D"/>
    <w:rsid w:val="00976A18"/>
    <w:rsid w:val="00976C03"/>
    <w:rsid w:val="00976EEB"/>
    <w:rsid w:val="00977067"/>
    <w:rsid w:val="0097719C"/>
    <w:rsid w:val="00977216"/>
    <w:rsid w:val="009772F8"/>
    <w:rsid w:val="009773BD"/>
    <w:rsid w:val="009773E7"/>
    <w:rsid w:val="009776BD"/>
    <w:rsid w:val="009800A6"/>
    <w:rsid w:val="009804FE"/>
    <w:rsid w:val="00980987"/>
    <w:rsid w:val="00980C55"/>
    <w:rsid w:val="009814DD"/>
    <w:rsid w:val="00982021"/>
    <w:rsid w:val="0098211F"/>
    <w:rsid w:val="00982321"/>
    <w:rsid w:val="009826C3"/>
    <w:rsid w:val="009827B1"/>
    <w:rsid w:val="00982CC7"/>
    <w:rsid w:val="00982E13"/>
    <w:rsid w:val="00982E4C"/>
    <w:rsid w:val="00982E64"/>
    <w:rsid w:val="009835D8"/>
    <w:rsid w:val="009837CA"/>
    <w:rsid w:val="00983A3D"/>
    <w:rsid w:val="00983C4A"/>
    <w:rsid w:val="00983D54"/>
    <w:rsid w:val="00983D75"/>
    <w:rsid w:val="00984A3E"/>
    <w:rsid w:val="00984E52"/>
    <w:rsid w:val="00986214"/>
    <w:rsid w:val="0098628A"/>
    <w:rsid w:val="009867D1"/>
    <w:rsid w:val="00986CC1"/>
    <w:rsid w:val="00986EBA"/>
    <w:rsid w:val="00987374"/>
    <w:rsid w:val="00987A2F"/>
    <w:rsid w:val="00987B1C"/>
    <w:rsid w:val="00987E0A"/>
    <w:rsid w:val="009900F8"/>
    <w:rsid w:val="009908FC"/>
    <w:rsid w:val="0099120C"/>
    <w:rsid w:val="00991AE7"/>
    <w:rsid w:val="00991F34"/>
    <w:rsid w:val="00992131"/>
    <w:rsid w:val="0099246A"/>
    <w:rsid w:val="00992E29"/>
    <w:rsid w:val="00993239"/>
    <w:rsid w:val="0099338C"/>
    <w:rsid w:val="0099350D"/>
    <w:rsid w:val="009936E5"/>
    <w:rsid w:val="00993A71"/>
    <w:rsid w:val="0099466B"/>
    <w:rsid w:val="009948B7"/>
    <w:rsid w:val="00994C0D"/>
    <w:rsid w:val="0099572C"/>
    <w:rsid w:val="00995835"/>
    <w:rsid w:val="00995915"/>
    <w:rsid w:val="00995C6D"/>
    <w:rsid w:val="00995F46"/>
    <w:rsid w:val="0099607A"/>
    <w:rsid w:val="00996B0C"/>
    <w:rsid w:val="00996DB9"/>
    <w:rsid w:val="00997D5D"/>
    <w:rsid w:val="009A0028"/>
    <w:rsid w:val="009A01E1"/>
    <w:rsid w:val="009A04E3"/>
    <w:rsid w:val="009A06EC"/>
    <w:rsid w:val="009A0A97"/>
    <w:rsid w:val="009A0E4F"/>
    <w:rsid w:val="009A1079"/>
    <w:rsid w:val="009A11CB"/>
    <w:rsid w:val="009A1268"/>
    <w:rsid w:val="009A18F0"/>
    <w:rsid w:val="009A1A94"/>
    <w:rsid w:val="009A1E71"/>
    <w:rsid w:val="009A25C8"/>
    <w:rsid w:val="009A32F5"/>
    <w:rsid w:val="009A35E7"/>
    <w:rsid w:val="009A3CC5"/>
    <w:rsid w:val="009A3DF7"/>
    <w:rsid w:val="009A3E1E"/>
    <w:rsid w:val="009A4C4A"/>
    <w:rsid w:val="009A5471"/>
    <w:rsid w:val="009A6A58"/>
    <w:rsid w:val="009A6C1C"/>
    <w:rsid w:val="009A72CF"/>
    <w:rsid w:val="009A7A53"/>
    <w:rsid w:val="009A7D53"/>
    <w:rsid w:val="009B0241"/>
    <w:rsid w:val="009B07AA"/>
    <w:rsid w:val="009B0D81"/>
    <w:rsid w:val="009B0F16"/>
    <w:rsid w:val="009B1A5A"/>
    <w:rsid w:val="009B1D31"/>
    <w:rsid w:val="009B2372"/>
    <w:rsid w:val="009B2802"/>
    <w:rsid w:val="009B2A03"/>
    <w:rsid w:val="009B2AD8"/>
    <w:rsid w:val="009B329A"/>
    <w:rsid w:val="009B3B53"/>
    <w:rsid w:val="009B41D8"/>
    <w:rsid w:val="009B4A11"/>
    <w:rsid w:val="009B4AD8"/>
    <w:rsid w:val="009B5589"/>
    <w:rsid w:val="009B5D77"/>
    <w:rsid w:val="009B6578"/>
    <w:rsid w:val="009B681C"/>
    <w:rsid w:val="009B6CA1"/>
    <w:rsid w:val="009B739E"/>
    <w:rsid w:val="009B7529"/>
    <w:rsid w:val="009B754E"/>
    <w:rsid w:val="009B79A6"/>
    <w:rsid w:val="009B7BEA"/>
    <w:rsid w:val="009B7FD2"/>
    <w:rsid w:val="009C0100"/>
    <w:rsid w:val="009C023B"/>
    <w:rsid w:val="009C0A2A"/>
    <w:rsid w:val="009C0AEE"/>
    <w:rsid w:val="009C144F"/>
    <w:rsid w:val="009C1B7C"/>
    <w:rsid w:val="009C1D8E"/>
    <w:rsid w:val="009C3FF3"/>
    <w:rsid w:val="009C41F0"/>
    <w:rsid w:val="009C445E"/>
    <w:rsid w:val="009C44CD"/>
    <w:rsid w:val="009C46D1"/>
    <w:rsid w:val="009C47FA"/>
    <w:rsid w:val="009C4C50"/>
    <w:rsid w:val="009C51B2"/>
    <w:rsid w:val="009C5688"/>
    <w:rsid w:val="009C5841"/>
    <w:rsid w:val="009C5DCB"/>
    <w:rsid w:val="009C78DD"/>
    <w:rsid w:val="009D011B"/>
    <w:rsid w:val="009D0561"/>
    <w:rsid w:val="009D127F"/>
    <w:rsid w:val="009D16B2"/>
    <w:rsid w:val="009D17AC"/>
    <w:rsid w:val="009D1D60"/>
    <w:rsid w:val="009D20F6"/>
    <w:rsid w:val="009D2673"/>
    <w:rsid w:val="009D2B65"/>
    <w:rsid w:val="009D2ED5"/>
    <w:rsid w:val="009D3581"/>
    <w:rsid w:val="009D3811"/>
    <w:rsid w:val="009D384C"/>
    <w:rsid w:val="009D3A70"/>
    <w:rsid w:val="009D3F29"/>
    <w:rsid w:val="009D43C4"/>
    <w:rsid w:val="009D456E"/>
    <w:rsid w:val="009D45B7"/>
    <w:rsid w:val="009D5209"/>
    <w:rsid w:val="009D5261"/>
    <w:rsid w:val="009D53AB"/>
    <w:rsid w:val="009D55A9"/>
    <w:rsid w:val="009D5E73"/>
    <w:rsid w:val="009D6608"/>
    <w:rsid w:val="009D6873"/>
    <w:rsid w:val="009D7026"/>
    <w:rsid w:val="009D7526"/>
    <w:rsid w:val="009E0102"/>
    <w:rsid w:val="009E014F"/>
    <w:rsid w:val="009E01A5"/>
    <w:rsid w:val="009E0511"/>
    <w:rsid w:val="009E0E22"/>
    <w:rsid w:val="009E0FFD"/>
    <w:rsid w:val="009E1317"/>
    <w:rsid w:val="009E17B9"/>
    <w:rsid w:val="009E2047"/>
    <w:rsid w:val="009E235E"/>
    <w:rsid w:val="009E2BF9"/>
    <w:rsid w:val="009E3F67"/>
    <w:rsid w:val="009E4288"/>
    <w:rsid w:val="009E44FA"/>
    <w:rsid w:val="009E48E0"/>
    <w:rsid w:val="009E4BC0"/>
    <w:rsid w:val="009E511B"/>
    <w:rsid w:val="009E5829"/>
    <w:rsid w:val="009E595B"/>
    <w:rsid w:val="009E6125"/>
    <w:rsid w:val="009E66D3"/>
    <w:rsid w:val="009E6787"/>
    <w:rsid w:val="009E6DE4"/>
    <w:rsid w:val="009E75C4"/>
    <w:rsid w:val="009E7614"/>
    <w:rsid w:val="009E7A7B"/>
    <w:rsid w:val="009F075D"/>
    <w:rsid w:val="009F08D0"/>
    <w:rsid w:val="009F0C27"/>
    <w:rsid w:val="009F1536"/>
    <w:rsid w:val="009F1C31"/>
    <w:rsid w:val="009F1CB2"/>
    <w:rsid w:val="009F1F24"/>
    <w:rsid w:val="009F2559"/>
    <w:rsid w:val="009F2717"/>
    <w:rsid w:val="009F2BA6"/>
    <w:rsid w:val="009F2C07"/>
    <w:rsid w:val="009F2CB7"/>
    <w:rsid w:val="009F2DAD"/>
    <w:rsid w:val="009F3026"/>
    <w:rsid w:val="009F3191"/>
    <w:rsid w:val="009F325F"/>
    <w:rsid w:val="009F3603"/>
    <w:rsid w:val="009F423B"/>
    <w:rsid w:val="009F4804"/>
    <w:rsid w:val="009F4EEE"/>
    <w:rsid w:val="009F51FA"/>
    <w:rsid w:val="009F562A"/>
    <w:rsid w:val="009F5C4F"/>
    <w:rsid w:val="009F6043"/>
    <w:rsid w:val="009F61C1"/>
    <w:rsid w:val="009F6748"/>
    <w:rsid w:val="009F685E"/>
    <w:rsid w:val="009F6B2E"/>
    <w:rsid w:val="009F7239"/>
    <w:rsid w:val="009F7332"/>
    <w:rsid w:val="009F7ECF"/>
    <w:rsid w:val="00A00D5A"/>
    <w:rsid w:val="00A0163B"/>
    <w:rsid w:val="00A0164A"/>
    <w:rsid w:val="00A01C0E"/>
    <w:rsid w:val="00A024EE"/>
    <w:rsid w:val="00A027F7"/>
    <w:rsid w:val="00A02950"/>
    <w:rsid w:val="00A03498"/>
    <w:rsid w:val="00A034F7"/>
    <w:rsid w:val="00A03A1E"/>
    <w:rsid w:val="00A03ACC"/>
    <w:rsid w:val="00A03B26"/>
    <w:rsid w:val="00A03C89"/>
    <w:rsid w:val="00A03CEF"/>
    <w:rsid w:val="00A04272"/>
    <w:rsid w:val="00A0430A"/>
    <w:rsid w:val="00A043AA"/>
    <w:rsid w:val="00A04442"/>
    <w:rsid w:val="00A047B6"/>
    <w:rsid w:val="00A0495A"/>
    <w:rsid w:val="00A04B16"/>
    <w:rsid w:val="00A0511F"/>
    <w:rsid w:val="00A053DC"/>
    <w:rsid w:val="00A05457"/>
    <w:rsid w:val="00A05812"/>
    <w:rsid w:val="00A059C9"/>
    <w:rsid w:val="00A05DAB"/>
    <w:rsid w:val="00A061A9"/>
    <w:rsid w:val="00A06796"/>
    <w:rsid w:val="00A068BE"/>
    <w:rsid w:val="00A06D90"/>
    <w:rsid w:val="00A07226"/>
    <w:rsid w:val="00A07420"/>
    <w:rsid w:val="00A07542"/>
    <w:rsid w:val="00A07B52"/>
    <w:rsid w:val="00A07BEA"/>
    <w:rsid w:val="00A07E63"/>
    <w:rsid w:val="00A1008F"/>
    <w:rsid w:val="00A1063D"/>
    <w:rsid w:val="00A10916"/>
    <w:rsid w:val="00A10E73"/>
    <w:rsid w:val="00A10F51"/>
    <w:rsid w:val="00A11331"/>
    <w:rsid w:val="00A11387"/>
    <w:rsid w:val="00A121D0"/>
    <w:rsid w:val="00A12AF2"/>
    <w:rsid w:val="00A12F51"/>
    <w:rsid w:val="00A13711"/>
    <w:rsid w:val="00A13750"/>
    <w:rsid w:val="00A1415D"/>
    <w:rsid w:val="00A14548"/>
    <w:rsid w:val="00A14A74"/>
    <w:rsid w:val="00A14BDC"/>
    <w:rsid w:val="00A15242"/>
    <w:rsid w:val="00A15F92"/>
    <w:rsid w:val="00A1624D"/>
    <w:rsid w:val="00A162EE"/>
    <w:rsid w:val="00A16CBF"/>
    <w:rsid w:val="00A17B9C"/>
    <w:rsid w:val="00A17DD8"/>
    <w:rsid w:val="00A20184"/>
    <w:rsid w:val="00A20715"/>
    <w:rsid w:val="00A20BCF"/>
    <w:rsid w:val="00A22504"/>
    <w:rsid w:val="00A2295E"/>
    <w:rsid w:val="00A22A0E"/>
    <w:rsid w:val="00A2306F"/>
    <w:rsid w:val="00A23206"/>
    <w:rsid w:val="00A2381E"/>
    <w:rsid w:val="00A2388E"/>
    <w:rsid w:val="00A24277"/>
    <w:rsid w:val="00A24351"/>
    <w:rsid w:val="00A2468B"/>
    <w:rsid w:val="00A25245"/>
    <w:rsid w:val="00A25431"/>
    <w:rsid w:val="00A2664C"/>
    <w:rsid w:val="00A26787"/>
    <w:rsid w:val="00A27108"/>
    <w:rsid w:val="00A27178"/>
    <w:rsid w:val="00A27C7C"/>
    <w:rsid w:val="00A27D82"/>
    <w:rsid w:val="00A27F85"/>
    <w:rsid w:val="00A30062"/>
    <w:rsid w:val="00A302AA"/>
    <w:rsid w:val="00A309A0"/>
    <w:rsid w:val="00A30BE3"/>
    <w:rsid w:val="00A30CB8"/>
    <w:rsid w:val="00A3106B"/>
    <w:rsid w:val="00A315D9"/>
    <w:rsid w:val="00A31689"/>
    <w:rsid w:val="00A31A27"/>
    <w:rsid w:val="00A32D48"/>
    <w:rsid w:val="00A33132"/>
    <w:rsid w:val="00A3319E"/>
    <w:rsid w:val="00A33675"/>
    <w:rsid w:val="00A33AD7"/>
    <w:rsid w:val="00A34176"/>
    <w:rsid w:val="00A342A6"/>
    <w:rsid w:val="00A346EF"/>
    <w:rsid w:val="00A34888"/>
    <w:rsid w:val="00A34B7F"/>
    <w:rsid w:val="00A35170"/>
    <w:rsid w:val="00A351D5"/>
    <w:rsid w:val="00A3564D"/>
    <w:rsid w:val="00A35C28"/>
    <w:rsid w:val="00A35D25"/>
    <w:rsid w:val="00A35D94"/>
    <w:rsid w:val="00A35DB8"/>
    <w:rsid w:val="00A36579"/>
    <w:rsid w:val="00A370B3"/>
    <w:rsid w:val="00A374C0"/>
    <w:rsid w:val="00A37AA2"/>
    <w:rsid w:val="00A37C5E"/>
    <w:rsid w:val="00A40308"/>
    <w:rsid w:val="00A40705"/>
    <w:rsid w:val="00A40812"/>
    <w:rsid w:val="00A419CB"/>
    <w:rsid w:val="00A41AFD"/>
    <w:rsid w:val="00A41D6D"/>
    <w:rsid w:val="00A41EA9"/>
    <w:rsid w:val="00A41F4A"/>
    <w:rsid w:val="00A42417"/>
    <w:rsid w:val="00A429FE"/>
    <w:rsid w:val="00A432E2"/>
    <w:rsid w:val="00A43736"/>
    <w:rsid w:val="00A43FD0"/>
    <w:rsid w:val="00A445DD"/>
    <w:rsid w:val="00A448FC"/>
    <w:rsid w:val="00A44A4B"/>
    <w:rsid w:val="00A44BCB"/>
    <w:rsid w:val="00A44C42"/>
    <w:rsid w:val="00A44EFA"/>
    <w:rsid w:val="00A450E3"/>
    <w:rsid w:val="00A45279"/>
    <w:rsid w:val="00A453F5"/>
    <w:rsid w:val="00A45782"/>
    <w:rsid w:val="00A457BE"/>
    <w:rsid w:val="00A45E80"/>
    <w:rsid w:val="00A46122"/>
    <w:rsid w:val="00A469C4"/>
    <w:rsid w:val="00A46AEC"/>
    <w:rsid w:val="00A46BB1"/>
    <w:rsid w:val="00A5015E"/>
    <w:rsid w:val="00A503BC"/>
    <w:rsid w:val="00A505D9"/>
    <w:rsid w:val="00A50EC8"/>
    <w:rsid w:val="00A517A6"/>
    <w:rsid w:val="00A51CAA"/>
    <w:rsid w:val="00A52151"/>
    <w:rsid w:val="00A52346"/>
    <w:rsid w:val="00A52A81"/>
    <w:rsid w:val="00A53BA2"/>
    <w:rsid w:val="00A5432C"/>
    <w:rsid w:val="00A5448E"/>
    <w:rsid w:val="00A54F53"/>
    <w:rsid w:val="00A55EC5"/>
    <w:rsid w:val="00A5612D"/>
    <w:rsid w:val="00A5639C"/>
    <w:rsid w:val="00A56F09"/>
    <w:rsid w:val="00A5708B"/>
    <w:rsid w:val="00A57D8E"/>
    <w:rsid w:val="00A57E8D"/>
    <w:rsid w:val="00A609FB"/>
    <w:rsid w:val="00A60C19"/>
    <w:rsid w:val="00A61187"/>
    <w:rsid w:val="00A61286"/>
    <w:rsid w:val="00A61742"/>
    <w:rsid w:val="00A618E8"/>
    <w:rsid w:val="00A618F9"/>
    <w:rsid w:val="00A6195E"/>
    <w:rsid w:val="00A619C6"/>
    <w:rsid w:val="00A61DAA"/>
    <w:rsid w:val="00A62708"/>
    <w:rsid w:val="00A63058"/>
    <w:rsid w:val="00A63201"/>
    <w:rsid w:val="00A634BD"/>
    <w:rsid w:val="00A641F3"/>
    <w:rsid w:val="00A6448E"/>
    <w:rsid w:val="00A64933"/>
    <w:rsid w:val="00A64ADE"/>
    <w:rsid w:val="00A64AEE"/>
    <w:rsid w:val="00A65E71"/>
    <w:rsid w:val="00A66191"/>
    <w:rsid w:val="00A666F2"/>
    <w:rsid w:val="00A67206"/>
    <w:rsid w:val="00A676AD"/>
    <w:rsid w:val="00A6781E"/>
    <w:rsid w:val="00A67AEA"/>
    <w:rsid w:val="00A67EA5"/>
    <w:rsid w:val="00A705D5"/>
    <w:rsid w:val="00A70705"/>
    <w:rsid w:val="00A708ED"/>
    <w:rsid w:val="00A71BE6"/>
    <w:rsid w:val="00A722C3"/>
    <w:rsid w:val="00A7237A"/>
    <w:rsid w:val="00A72BCE"/>
    <w:rsid w:val="00A7325A"/>
    <w:rsid w:val="00A735C1"/>
    <w:rsid w:val="00A738F1"/>
    <w:rsid w:val="00A73F15"/>
    <w:rsid w:val="00A74965"/>
    <w:rsid w:val="00A74A12"/>
    <w:rsid w:val="00A75054"/>
    <w:rsid w:val="00A7530D"/>
    <w:rsid w:val="00A75653"/>
    <w:rsid w:val="00A756BE"/>
    <w:rsid w:val="00A75983"/>
    <w:rsid w:val="00A75EF6"/>
    <w:rsid w:val="00A7664E"/>
    <w:rsid w:val="00A76672"/>
    <w:rsid w:val="00A76826"/>
    <w:rsid w:val="00A76DCF"/>
    <w:rsid w:val="00A76DEE"/>
    <w:rsid w:val="00A772CB"/>
    <w:rsid w:val="00A77384"/>
    <w:rsid w:val="00A77600"/>
    <w:rsid w:val="00A7768B"/>
    <w:rsid w:val="00A77AB2"/>
    <w:rsid w:val="00A77B10"/>
    <w:rsid w:val="00A77EA9"/>
    <w:rsid w:val="00A77FED"/>
    <w:rsid w:val="00A800FF"/>
    <w:rsid w:val="00A80193"/>
    <w:rsid w:val="00A80354"/>
    <w:rsid w:val="00A80CCD"/>
    <w:rsid w:val="00A80F1C"/>
    <w:rsid w:val="00A80FBD"/>
    <w:rsid w:val="00A81685"/>
    <w:rsid w:val="00A8180C"/>
    <w:rsid w:val="00A81BBF"/>
    <w:rsid w:val="00A81C9D"/>
    <w:rsid w:val="00A81D28"/>
    <w:rsid w:val="00A81D2A"/>
    <w:rsid w:val="00A826AB"/>
    <w:rsid w:val="00A82E6D"/>
    <w:rsid w:val="00A82EDA"/>
    <w:rsid w:val="00A8398B"/>
    <w:rsid w:val="00A83CAB"/>
    <w:rsid w:val="00A83CE6"/>
    <w:rsid w:val="00A83DB4"/>
    <w:rsid w:val="00A8436B"/>
    <w:rsid w:val="00A84742"/>
    <w:rsid w:val="00A84953"/>
    <w:rsid w:val="00A84F0D"/>
    <w:rsid w:val="00A86641"/>
    <w:rsid w:val="00A87A4A"/>
    <w:rsid w:val="00A87B56"/>
    <w:rsid w:val="00A87D92"/>
    <w:rsid w:val="00A8B36C"/>
    <w:rsid w:val="00A9051F"/>
    <w:rsid w:val="00A90662"/>
    <w:rsid w:val="00A906C4"/>
    <w:rsid w:val="00A9092F"/>
    <w:rsid w:val="00A90B25"/>
    <w:rsid w:val="00A90B64"/>
    <w:rsid w:val="00A90DF8"/>
    <w:rsid w:val="00A90E7C"/>
    <w:rsid w:val="00A9117E"/>
    <w:rsid w:val="00A91A99"/>
    <w:rsid w:val="00A91E91"/>
    <w:rsid w:val="00A92417"/>
    <w:rsid w:val="00A92547"/>
    <w:rsid w:val="00A928CF"/>
    <w:rsid w:val="00A92A09"/>
    <w:rsid w:val="00A92B58"/>
    <w:rsid w:val="00A92F48"/>
    <w:rsid w:val="00A9308C"/>
    <w:rsid w:val="00A938D2"/>
    <w:rsid w:val="00A94074"/>
    <w:rsid w:val="00A944FE"/>
    <w:rsid w:val="00A94A03"/>
    <w:rsid w:val="00A94B53"/>
    <w:rsid w:val="00A94C44"/>
    <w:rsid w:val="00A95180"/>
    <w:rsid w:val="00A95207"/>
    <w:rsid w:val="00A955C5"/>
    <w:rsid w:val="00A95803"/>
    <w:rsid w:val="00A95813"/>
    <w:rsid w:val="00A9589B"/>
    <w:rsid w:val="00A96455"/>
    <w:rsid w:val="00A9646C"/>
    <w:rsid w:val="00A966C1"/>
    <w:rsid w:val="00A96DB8"/>
    <w:rsid w:val="00A96E09"/>
    <w:rsid w:val="00A9736A"/>
    <w:rsid w:val="00AA03B8"/>
    <w:rsid w:val="00AA0CD2"/>
    <w:rsid w:val="00AA0D51"/>
    <w:rsid w:val="00AA108A"/>
    <w:rsid w:val="00AA173C"/>
    <w:rsid w:val="00AA1AB0"/>
    <w:rsid w:val="00AA2680"/>
    <w:rsid w:val="00AA27D2"/>
    <w:rsid w:val="00AA2849"/>
    <w:rsid w:val="00AA3067"/>
    <w:rsid w:val="00AA3592"/>
    <w:rsid w:val="00AA426A"/>
    <w:rsid w:val="00AA4326"/>
    <w:rsid w:val="00AA442D"/>
    <w:rsid w:val="00AA490E"/>
    <w:rsid w:val="00AA4C3E"/>
    <w:rsid w:val="00AA4EF3"/>
    <w:rsid w:val="00AA4F60"/>
    <w:rsid w:val="00AA5807"/>
    <w:rsid w:val="00AA58B6"/>
    <w:rsid w:val="00AA5D3B"/>
    <w:rsid w:val="00AA5FCD"/>
    <w:rsid w:val="00AA62EB"/>
    <w:rsid w:val="00AA67DB"/>
    <w:rsid w:val="00AA6A97"/>
    <w:rsid w:val="00AA6E6E"/>
    <w:rsid w:val="00AA7884"/>
    <w:rsid w:val="00AA7D2F"/>
    <w:rsid w:val="00AB0878"/>
    <w:rsid w:val="00AB0BF6"/>
    <w:rsid w:val="00AB0EDF"/>
    <w:rsid w:val="00AB12FA"/>
    <w:rsid w:val="00AB1542"/>
    <w:rsid w:val="00AB25D0"/>
    <w:rsid w:val="00AB26E9"/>
    <w:rsid w:val="00AB2D5E"/>
    <w:rsid w:val="00AB2EF8"/>
    <w:rsid w:val="00AB3B94"/>
    <w:rsid w:val="00AB42B9"/>
    <w:rsid w:val="00AB4591"/>
    <w:rsid w:val="00AB4763"/>
    <w:rsid w:val="00AB49CC"/>
    <w:rsid w:val="00AB4C8E"/>
    <w:rsid w:val="00AB4ED0"/>
    <w:rsid w:val="00AB5057"/>
    <w:rsid w:val="00AB555B"/>
    <w:rsid w:val="00AB55A2"/>
    <w:rsid w:val="00AB5705"/>
    <w:rsid w:val="00AB5848"/>
    <w:rsid w:val="00AB59D0"/>
    <w:rsid w:val="00AB606A"/>
    <w:rsid w:val="00AB6CF9"/>
    <w:rsid w:val="00AB6D3F"/>
    <w:rsid w:val="00AB70BE"/>
    <w:rsid w:val="00AB7538"/>
    <w:rsid w:val="00AB760C"/>
    <w:rsid w:val="00AB77F7"/>
    <w:rsid w:val="00AB7814"/>
    <w:rsid w:val="00AB7A8A"/>
    <w:rsid w:val="00AB7AC0"/>
    <w:rsid w:val="00AB7E24"/>
    <w:rsid w:val="00AC2C8E"/>
    <w:rsid w:val="00AC2E88"/>
    <w:rsid w:val="00AC327B"/>
    <w:rsid w:val="00AC36D4"/>
    <w:rsid w:val="00AC39BF"/>
    <w:rsid w:val="00AC3E31"/>
    <w:rsid w:val="00AC4248"/>
    <w:rsid w:val="00AC48A9"/>
    <w:rsid w:val="00AC4D76"/>
    <w:rsid w:val="00AC4E20"/>
    <w:rsid w:val="00AC5548"/>
    <w:rsid w:val="00AC5A8B"/>
    <w:rsid w:val="00AC5E68"/>
    <w:rsid w:val="00AC678D"/>
    <w:rsid w:val="00AC6830"/>
    <w:rsid w:val="00AC6994"/>
    <w:rsid w:val="00AC6EE4"/>
    <w:rsid w:val="00AC7402"/>
    <w:rsid w:val="00AC75AD"/>
    <w:rsid w:val="00AC7ED6"/>
    <w:rsid w:val="00AD0383"/>
    <w:rsid w:val="00AD0532"/>
    <w:rsid w:val="00AD0BD3"/>
    <w:rsid w:val="00AD12B6"/>
    <w:rsid w:val="00AD220B"/>
    <w:rsid w:val="00AD2521"/>
    <w:rsid w:val="00AD34BC"/>
    <w:rsid w:val="00AD3887"/>
    <w:rsid w:val="00AD4515"/>
    <w:rsid w:val="00AD6C29"/>
    <w:rsid w:val="00AD6E70"/>
    <w:rsid w:val="00AD7238"/>
    <w:rsid w:val="00AD767F"/>
    <w:rsid w:val="00AD7915"/>
    <w:rsid w:val="00AE07D2"/>
    <w:rsid w:val="00AE0C41"/>
    <w:rsid w:val="00AE1670"/>
    <w:rsid w:val="00AE19F8"/>
    <w:rsid w:val="00AE213C"/>
    <w:rsid w:val="00AE2231"/>
    <w:rsid w:val="00AE2259"/>
    <w:rsid w:val="00AE2654"/>
    <w:rsid w:val="00AE2A04"/>
    <w:rsid w:val="00AE389E"/>
    <w:rsid w:val="00AE38A2"/>
    <w:rsid w:val="00AE4266"/>
    <w:rsid w:val="00AE4673"/>
    <w:rsid w:val="00AE4ECF"/>
    <w:rsid w:val="00AE4ED3"/>
    <w:rsid w:val="00AE50F8"/>
    <w:rsid w:val="00AE5188"/>
    <w:rsid w:val="00AE5473"/>
    <w:rsid w:val="00AE6322"/>
    <w:rsid w:val="00AE6406"/>
    <w:rsid w:val="00AE68CC"/>
    <w:rsid w:val="00AE72DA"/>
    <w:rsid w:val="00AE7E47"/>
    <w:rsid w:val="00AE7EE3"/>
    <w:rsid w:val="00AF0410"/>
    <w:rsid w:val="00AF0FD7"/>
    <w:rsid w:val="00AF1812"/>
    <w:rsid w:val="00AF1D58"/>
    <w:rsid w:val="00AF1E73"/>
    <w:rsid w:val="00AF2580"/>
    <w:rsid w:val="00AF2B7E"/>
    <w:rsid w:val="00AF2BD9"/>
    <w:rsid w:val="00AF36A2"/>
    <w:rsid w:val="00AF3E56"/>
    <w:rsid w:val="00AF4759"/>
    <w:rsid w:val="00AF4966"/>
    <w:rsid w:val="00AF523A"/>
    <w:rsid w:val="00AF546E"/>
    <w:rsid w:val="00AF5564"/>
    <w:rsid w:val="00AF56C0"/>
    <w:rsid w:val="00AF5934"/>
    <w:rsid w:val="00AF5B77"/>
    <w:rsid w:val="00AF635F"/>
    <w:rsid w:val="00AF66F1"/>
    <w:rsid w:val="00AF6C6D"/>
    <w:rsid w:val="00AF6D04"/>
    <w:rsid w:val="00AF6F58"/>
    <w:rsid w:val="00AF7935"/>
    <w:rsid w:val="00AF7D9B"/>
    <w:rsid w:val="00AF7DC7"/>
    <w:rsid w:val="00AF9B02"/>
    <w:rsid w:val="00B00A22"/>
    <w:rsid w:val="00B00D61"/>
    <w:rsid w:val="00B00ECD"/>
    <w:rsid w:val="00B010B5"/>
    <w:rsid w:val="00B010DF"/>
    <w:rsid w:val="00B01712"/>
    <w:rsid w:val="00B01D2F"/>
    <w:rsid w:val="00B01EA4"/>
    <w:rsid w:val="00B01F8B"/>
    <w:rsid w:val="00B02640"/>
    <w:rsid w:val="00B027B6"/>
    <w:rsid w:val="00B0288D"/>
    <w:rsid w:val="00B02D53"/>
    <w:rsid w:val="00B02E34"/>
    <w:rsid w:val="00B0304F"/>
    <w:rsid w:val="00B03643"/>
    <w:rsid w:val="00B03648"/>
    <w:rsid w:val="00B0390C"/>
    <w:rsid w:val="00B03A29"/>
    <w:rsid w:val="00B03E89"/>
    <w:rsid w:val="00B040CE"/>
    <w:rsid w:val="00B04110"/>
    <w:rsid w:val="00B04166"/>
    <w:rsid w:val="00B0420C"/>
    <w:rsid w:val="00B042D4"/>
    <w:rsid w:val="00B04501"/>
    <w:rsid w:val="00B047AF"/>
    <w:rsid w:val="00B0499A"/>
    <w:rsid w:val="00B04C03"/>
    <w:rsid w:val="00B04C68"/>
    <w:rsid w:val="00B04EB4"/>
    <w:rsid w:val="00B053E7"/>
    <w:rsid w:val="00B05953"/>
    <w:rsid w:val="00B05F8E"/>
    <w:rsid w:val="00B06124"/>
    <w:rsid w:val="00B068E9"/>
    <w:rsid w:val="00B06FC4"/>
    <w:rsid w:val="00B0798D"/>
    <w:rsid w:val="00B07AB7"/>
    <w:rsid w:val="00B07C74"/>
    <w:rsid w:val="00B07E6C"/>
    <w:rsid w:val="00B105AE"/>
    <w:rsid w:val="00B10B3A"/>
    <w:rsid w:val="00B10D2C"/>
    <w:rsid w:val="00B1170B"/>
    <w:rsid w:val="00B11848"/>
    <w:rsid w:val="00B11C33"/>
    <w:rsid w:val="00B11C94"/>
    <w:rsid w:val="00B11D29"/>
    <w:rsid w:val="00B11E21"/>
    <w:rsid w:val="00B1299E"/>
    <w:rsid w:val="00B12E90"/>
    <w:rsid w:val="00B12EF7"/>
    <w:rsid w:val="00B13170"/>
    <w:rsid w:val="00B13523"/>
    <w:rsid w:val="00B137DD"/>
    <w:rsid w:val="00B139D7"/>
    <w:rsid w:val="00B139EF"/>
    <w:rsid w:val="00B13ED4"/>
    <w:rsid w:val="00B14216"/>
    <w:rsid w:val="00B1432A"/>
    <w:rsid w:val="00B14423"/>
    <w:rsid w:val="00B146BA"/>
    <w:rsid w:val="00B146C0"/>
    <w:rsid w:val="00B14CA5"/>
    <w:rsid w:val="00B14CF4"/>
    <w:rsid w:val="00B14FF9"/>
    <w:rsid w:val="00B15BE7"/>
    <w:rsid w:val="00B15DCC"/>
    <w:rsid w:val="00B16668"/>
    <w:rsid w:val="00B1691A"/>
    <w:rsid w:val="00B16C4F"/>
    <w:rsid w:val="00B171B7"/>
    <w:rsid w:val="00B17429"/>
    <w:rsid w:val="00B17A85"/>
    <w:rsid w:val="00B17E72"/>
    <w:rsid w:val="00B201D1"/>
    <w:rsid w:val="00B2036C"/>
    <w:rsid w:val="00B20B20"/>
    <w:rsid w:val="00B20BB9"/>
    <w:rsid w:val="00B20D4F"/>
    <w:rsid w:val="00B214DF"/>
    <w:rsid w:val="00B21765"/>
    <w:rsid w:val="00B21B43"/>
    <w:rsid w:val="00B21EB7"/>
    <w:rsid w:val="00B220AD"/>
    <w:rsid w:val="00B22183"/>
    <w:rsid w:val="00B225B4"/>
    <w:rsid w:val="00B22820"/>
    <w:rsid w:val="00B22CA0"/>
    <w:rsid w:val="00B22CC4"/>
    <w:rsid w:val="00B22D1F"/>
    <w:rsid w:val="00B235E7"/>
    <w:rsid w:val="00B23713"/>
    <w:rsid w:val="00B237E2"/>
    <w:rsid w:val="00B238FC"/>
    <w:rsid w:val="00B23B09"/>
    <w:rsid w:val="00B23C32"/>
    <w:rsid w:val="00B23EA2"/>
    <w:rsid w:val="00B24503"/>
    <w:rsid w:val="00B24B3A"/>
    <w:rsid w:val="00B24F64"/>
    <w:rsid w:val="00B25840"/>
    <w:rsid w:val="00B2596D"/>
    <w:rsid w:val="00B25C1F"/>
    <w:rsid w:val="00B2602C"/>
    <w:rsid w:val="00B26592"/>
    <w:rsid w:val="00B26929"/>
    <w:rsid w:val="00B26F3C"/>
    <w:rsid w:val="00B27087"/>
    <w:rsid w:val="00B2729D"/>
    <w:rsid w:val="00B27AC7"/>
    <w:rsid w:val="00B27EC9"/>
    <w:rsid w:val="00B30360"/>
    <w:rsid w:val="00B304D6"/>
    <w:rsid w:val="00B30AE1"/>
    <w:rsid w:val="00B30BC3"/>
    <w:rsid w:val="00B30DF7"/>
    <w:rsid w:val="00B30ECC"/>
    <w:rsid w:val="00B3128A"/>
    <w:rsid w:val="00B3165F"/>
    <w:rsid w:val="00B3170E"/>
    <w:rsid w:val="00B31898"/>
    <w:rsid w:val="00B31C34"/>
    <w:rsid w:val="00B31DAD"/>
    <w:rsid w:val="00B32623"/>
    <w:rsid w:val="00B32DF5"/>
    <w:rsid w:val="00B33045"/>
    <w:rsid w:val="00B33047"/>
    <w:rsid w:val="00B33057"/>
    <w:rsid w:val="00B33087"/>
    <w:rsid w:val="00B33855"/>
    <w:rsid w:val="00B340CA"/>
    <w:rsid w:val="00B34205"/>
    <w:rsid w:val="00B34641"/>
    <w:rsid w:val="00B34A91"/>
    <w:rsid w:val="00B354CE"/>
    <w:rsid w:val="00B354D0"/>
    <w:rsid w:val="00B354DB"/>
    <w:rsid w:val="00B3553C"/>
    <w:rsid w:val="00B35918"/>
    <w:rsid w:val="00B362D0"/>
    <w:rsid w:val="00B367D6"/>
    <w:rsid w:val="00B36E2C"/>
    <w:rsid w:val="00B36ECB"/>
    <w:rsid w:val="00B37367"/>
    <w:rsid w:val="00B3795A"/>
    <w:rsid w:val="00B37A71"/>
    <w:rsid w:val="00B37F40"/>
    <w:rsid w:val="00B401B5"/>
    <w:rsid w:val="00B4028C"/>
    <w:rsid w:val="00B40297"/>
    <w:rsid w:val="00B40A4F"/>
    <w:rsid w:val="00B40D87"/>
    <w:rsid w:val="00B40DA3"/>
    <w:rsid w:val="00B42659"/>
    <w:rsid w:val="00B42771"/>
    <w:rsid w:val="00B42BD8"/>
    <w:rsid w:val="00B42CD0"/>
    <w:rsid w:val="00B42E5C"/>
    <w:rsid w:val="00B42F0D"/>
    <w:rsid w:val="00B4313F"/>
    <w:rsid w:val="00B43497"/>
    <w:rsid w:val="00B4388C"/>
    <w:rsid w:val="00B439A7"/>
    <w:rsid w:val="00B43D50"/>
    <w:rsid w:val="00B43DA8"/>
    <w:rsid w:val="00B44A2C"/>
    <w:rsid w:val="00B44D37"/>
    <w:rsid w:val="00B44D3F"/>
    <w:rsid w:val="00B44ED5"/>
    <w:rsid w:val="00B44F39"/>
    <w:rsid w:val="00B451BD"/>
    <w:rsid w:val="00B4586D"/>
    <w:rsid w:val="00B45B4E"/>
    <w:rsid w:val="00B45DE5"/>
    <w:rsid w:val="00B45EB1"/>
    <w:rsid w:val="00B47986"/>
    <w:rsid w:val="00B47C06"/>
    <w:rsid w:val="00B47EFE"/>
    <w:rsid w:val="00B47F39"/>
    <w:rsid w:val="00B50396"/>
    <w:rsid w:val="00B50464"/>
    <w:rsid w:val="00B50888"/>
    <w:rsid w:val="00B50B46"/>
    <w:rsid w:val="00B50CC2"/>
    <w:rsid w:val="00B51D43"/>
    <w:rsid w:val="00B523B0"/>
    <w:rsid w:val="00B525E3"/>
    <w:rsid w:val="00B525F9"/>
    <w:rsid w:val="00B53296"/>
    <w:rsid w:val="00B5331A"/>
    <w:rsid w:val="00B5352F"/>
    <w:rsid w:val="00B53E5E"/>
    <w:rsid w:val="00B54070"/>
    <w:rsid w:val="00B54113"/>
    <w:rsid w:val="00B54114"/>
    <w:rsid w:val="00B54349"/>
    <w:rsid w:val="00B543BC"/>
    <w:rsid w:val="00B5569C"/>
    <w:rsid w:val="00B5571F"/>
    <w:rsid w:val="00B55911"/>
    <w:rsid w:val="00B55B7F"/>
    <w:rsid w:val="00B55E0F"/>
    <w:rsid w:val="00B55F88"/>
    <w:rsid w:val="00B560B4"/>
    <w:rsid w:val="00B5654E"/>
    <w:rsid w:val="00B56AC8"/>
    <w:rsid w:val="00B570D0"/>
    <w:rsid w:val="00B5719A"/>
    <w:rsid w:val="00B575D1"/>
    <w:rsid w:val="00B57721"/>
    <w:rsid w:val="00B57C36"/>
    <w:rsid w:val="00B60598"/>
    <w:rsid w:val="00B60719"/>
    <w:rsid w:val="00B60D99"/>
    <w:rsid w:val="00B616D7"/>
    <w:rsid w:val="00B636E1"/>
    <w:rsid w:val="00B639D7"/>
    <w:rsid w:val="00B64A9C"/>
    <w:rsid w:val="00B6504A"/>
    <w:rsid w:val="00B653C2"/>
    <w:rsid w:val="00B655FC"/>
    <w:rsid w:val="00B65852"/>
    <w:rsid w:val="00B65C84"/>
    <w:rsid w:val="00B66C3E"/>
    <w:rsid w:val="00B67485"/>
    <w:rsid w:val="00B67E72"/>
    <w:rsid w:val="00B7099C"/>
    <w:rsid w:val="00B70CFC"/>
    <w:rsid w:val="00B71D45"/>
    <w:rsid w:val="00B726A4"/>
    <w:rsid w:val="00B72B45"/>
    <w:rsid w:val="00B72D82"/>
    <w:rsid w:val="00B7305E"/>
    <w:rsid w:val="00B73D7F"/>
    <w:rsid w:val="00B74308"/>
    <w:rsid w:val="00B74B9E"/>
    <w:rsid w:val="00B74D1C"/>
    <w:rsid w:val="00B750EE"/>
    <w:rsid w:val="00B75764"/>
    <w:rsid w:val="00B75AD1"/>
    <w:rsid w:val="00B75B66"/>
    <w:rsid w:val="00B7626B"/>
    <w:rsid w:val="00B7636F"/>
    <w:rsid w:val="00B76928"/>
    <w:rsid w:val="00B76C16"/>
    <w:rsid w:val="00B77578"/>
    <w:rsid w:val="00B77BD7"/>
    <w:rsid w:val="00B77D64"/>
    <w:rsid w:val="00B80016"/>
    <w:rsid w:val="00B80021"/>
    <w:rsid w:val="00B80065"/>
    <w:rsid w:val="00B80692"/>
    <w:rsid w:val="00B80E98"/>
    <w:rsid w:val="00B826CD"/>
    <w:rsid w:val="00B829E5"/>
    <w:rsid w:val="00B82DB8"/>
    <w:rsid w:val="00B82E59"/>
    <w:rsid w:val="00B831A0"/>
    <w:rsid w:val="00B83476"/>
    <w:rsid w:val="00B83C25"/>
    <w:rsid w:val="00B83E8B"/>
    <w:rsid w:val="00B83F24"/>
    <w:rsid w:val="00B8452F"/>
    <w:rsid w:val="00B84CB7"/>
    <w:rsid w:val="00B84E87"/>
    <w:rsid w:val="00B85F60"/>
    <w:rsid w:val="00B8607E"/>
    <w:rsid w:val="00B863F9"/>
    <w:rsid w:val="00B867AD"/>
    <w:rsid w:val="00B86BD6"/>
    <w:rsid w:val="00B86EC9"/>
    <w:rsid w:val="00B870CA"/>
    <w:rsid w:val="00B87AB2"/>
    <w:rsid w:val="00B900C4"/>
    <w:rsid w:val="00B91063"/>
    <w:rsid w:val="00B91E19"/>
    <w:rsid w:val="00B91F75"/>
    <w:rsid w:val="00B92555"/>
    <w:rsid w:val="00B92961"/>
    <w:rsid w:val="00B9356C"/>
    <w:rsid w:val="00B93826"/>
    <w:rsid w:val="00B938FA"/>
    <w:rsid w:val="00B93D06"/>
    <w:rsid w:val="00B93F9F"/>
    <w:rsid w:val="00B94447"/>
    <w:rsid w:val="00B94558"/>
    <w:rsid w:val="00B9482C"/>
    <w:rsid w:val="00B94DF5"/>
    <w:rsid w:val="00B95113"/>
    <w:rsid w:val="00B95466"/>
    <w:rsid w:val="00B95E57"/>
    <w:rsid w:val="00B96224"/>
    <w:rsid w:val="00B96435"/>
    <w:rsid w:val="00B965F8"/>
    <w:rsid w:val="00B967B4"/>
    <w:rsid w:val="00B96A46"/>
    <w:rsid w:val="00B96D3A"/>
    <w:rsid w:val="00B97168"/>
    <w:rsid w:val="00B97387"/>
    <w:rsid w:val="00B97A02"/>
    <w:rsid w:val="00BA02D9"/>
    <w:rsid w:val="00BA03AC"/>
    <w:rsid w:val="00BA07FD"/>
    <w:rsid w:val="00BA09F3"/>
    <w:rsid w:val="00BA0A52"/>
    <w:rsid w:val="00BA1733"/>
    <w:rsid w:val="00BA1895"/>
    <w:rsid w:val="00BA193F"/>
    <w:rsid w:val="00BA29BB"/>
    <w:rsid w:val="00BA2CEC"/>
    <w:rsid w:val="00BA2F9C"/>
    <w:rsid w:val="00BA314D"/>
    <w:rsid w:val="00BA35B7"/>
    <w:rsid w:val="00BA3A9A"/>
    <w:rsid w:val="00BA3F22"/>
    <w:rsid w:val="00BA490A"/>
    <w:rsid w:val="00BA495B"/>
    <w:rsid w:val="00BA49D1"/>
    <w:rsid w:val="00BA4A19"/>
    <w:rsid w:val="00BA5059"/>
    <w:rsid w:val="00BA52EE"/>
    <w:rsid w:val="00BA60B8"/>
    <w:rsid w:val="00BA68E9"/>
    <w:rsid w:val="00BA6B6D"/>
    <w:rsid w:val="00BA745A"/>
    <w:rsid w:val="00BA7A14"/>
    <w:rsid w:val="00BA7CD0"/>
    <w:rsid w:val="00BB010E"/>
    <w:rsid w:val="00BB07A9"/>
    <w:rsid w:val="00BB0AF4"/>
    <w:rsid w:val="00BB1353"/>
    <w:rsid w:val="00BB159A"/>
    <w:rsid w:val="00BB22D2"/>
    <w:rsid w:val="00BB23D9"/>
    <w:rsid w:val="00BB244D"/>
    <w:rsid w:val="00BB2841"/>
    <w:rsid w:val="00BB3887"/>
    <w:rsid w:val="00BB45A0"/>
    <w:rsid w:val="00BB46C7"/>
    <w:rsid w:val="00BB483E"/>
    <w:rsid w:val="00BB4D20"/>
    <w:rsid w:val="00BB5229"/>
    <w:rsid w:val="00BB5543"/>
    <w:rsid w:val="00BB5B64"/>
    <w:rsid w:val="00BB61C0"/>
    <w:rsid w:val="00BB6362"/>
    <w:rsid w:val="00BB6B6A"/>
    <w:rsid w:val="00BB6DD9"/>
    <w:rsid w:val="00BB709D"/>
    <w:rsid w:val="00BB73A6"/>
    <w:rsid w:val="00BB7706"/>
    <w:rsid w:val="00BB7AF1"/>
    <w:rsid w:val="00BB7BA7"/>
    <w:rsid w:val="00BB7DEF"/>
    <w:rsid w:val="00BC072A"/>
    <w:rsid w:val="00BC0A17"/>
    <w:rsid w:val="00BC1082"/>
    <w:rsid w:val="00BC12C9"/>
    <w:rsid w:val="00BC131E"/>
    <w:rsid w:val="00BC1D38"/>
    <w:rsid w:val="00BC208E"/>
    <w:rsid w:val="00BC2248"/>
    <w:rsid w:val="00BC2571"/>
    <w:rsid w:val="00BC30D7"/>
    <w:rsid w:val="00BC436C"/>
    <w:rsid w:val="00BC49B4"/>
    <w:rsid w:val="00BC49E2"/>
    <w:rsid w:val="00BC4BD2"/>
    <w:rsid w:val="00BC4CC5"/>
    <w:rsid w:val="00BC4DA4"/>
    <w:rsid w:val="00BC4FF1"/>
    <w:rsid w:val="00BC5120"/>
    <w:rsid w:val="00BC5B92"/>
    <w:rsid w:val="00BC5C73"/>
    <w:rsid w:val="00BC5DEA"/>
    <w:rsid w:val="00BC667A"/>
    <w:rsid w:val="00BC6CA6"/>
    <w:rsid w:val="00BC72AA"/>
    <w:rsid w:val="00BC76EC"/>
    <w:rsid w:val="00BC7948"/>
    <w:rsid w:val="00BC7BBD"/>
    <w:rsid w:val="00BC7E2B"/>
    <w:rsid w:val="00BC7EF3"/>
    <w:rsid w:val="00BC7F71"/>
    <w:rsid w:val="00BD05A8"/>
    <w:rsid w:val="00BD0637"/>
    <w:rsid w:val="00BD08F1"/>
    <w:rsid w:val="00BD0A99"/>
    <w:rsid w:val="00BD1361"/>
    <w:rsid w:val="00BD2185"/>
    <w:rsid w:val="00BD2FCE"/>
    <w:rsid w:val="00BD3234"/>
    <w:rsid w:val="00BD3246"/>
    <w:rsid w:val="00BD3B4C"/>
    <w:rsid w:val="00BD3EB5"/>
    <w:rsid w:val="00BD5AE7"/>
    <w:rsid w:val="00BD6396"/>
    <w:rsid w:val="00BD6A7C"/>
    <w:rsid w:val="00BD7312"/>
    <w:rsid w:val="00BD7D4F"/>
    <w:rsid w:val="00BE0671"/>
    <w:rsid w:val="00BE1071"/>
    <w:rsid w:val="00BE1762"/>
    <w:rsid w:val="00BE17C0"/>
    <w:rsid w:val="00BE17ED"/>
    <w:rsid w:val="00BE198B"/>
    <w:rsid w:val="00BE252B"/>
    <w:rsid w:val="00BE26F0"/>
    <w:rsid w:val="00BE2FE8"/>
    <w:rsid w:val="00BE33DD"/>
    <w:rsid w:val="00BE3894"/>
    <w:rsid w:val="00BE40D7"/>
    <w:rsid w:val="00BE44B2"/>
    <w:rsid w:val="00BE4573"/>
    <w:rsid w:val="00BE465D"/>
    <w:rsid w:val="00BE503A"/>
    <w:rsid w:val="00BE508A"/>
    <w:rsid w:val="00BE574E"/>
    <w:rsid w:val="00BE5855"/>
    <w:rsid w:val="00BE61C3"/>
    <w:rsid w:val="00BE63CB"/>
    <w:rsid w:val="00BE6852"/>
    <w:rsid w:val="00BE725C"/>
    <w:rsid w:val="00BE7851"/>
    <w:rsid w:val="00BF05DF"/>
    <w:rsid w:val="00BF07EC"/>
    <w:rsid w:val="00BF22A5"/>
    <w:rsid w:val="00BF28ED"/>
    <w:rsid w:val="00BF2C44"/>
    <w:rsid w:val="00BF3224"/>
    <w:rsid w:val="00BF343C"/>
    <w:rsid w:val="00BF36B3"/>
    <w:rsid w:val="00BF3FB7"/>
    <w:rsid w:val="00BF465E"/>
    <w:rsid w:val="00BF46B0"/>
    <w:rsid w:val="00BF4720"/>
    <w:rsid w:val="00BF4F44"/>
    <w:rsid w:val="00BF5496"/>
    <w:rsid w:val="00BF5CF8"/>
    <w:rsid w:val="00BF5E15"/>
    <w:rsid w:val="00BF634E"/>
    <w:rsid w:val="00BF64CA"/>
    <w:rsid w:val="00BF6566"/>
    <w:rsid w:val="00BF664F"/>
    <w:rsid w:val="00BF6940"/>
    <w:rsid w:val="00BF6983"/>
    <w:rsid w:val="00BF6C51"/>
    <w:rsid w:val="00BF6C8F"/>
    <w:rsid w:val="00BF7396"/>
    <w:rsid w:val="00C005BF"/>
    <w:rsid w:val="00C006F4"/>
    <w:rsid w:val="00C00815"/>
    <w:rsid w:val="00C01D88"/>
    <w:rsid w:val="00C01FC5"/>
    <w:rsid w:val="00C02086"/>
    <w:rsid w:val="00C02568"/>
    <w:rsid w:val="00C0343C"/>
    <w:rsid w:val="00C045DC"/>
    <w:rsid w:val="00C04B5A"/>
    <w:rsid w:val="00C04C6F"/>
    <w:rsid w:val="00C05161"/>
    <w:rsid w:val="00C057C9"/>
    <w:rsid w:val="00C05922"/>
    <w:rsid w:val="00C05DC0"/>
    <w:rsid w:val="00C0633F"/>
    <w:rsid w:val="00C0642E"/>
    <w:rsid w:val="00C06441"/>
    <w:rsid w:val="00C06631"/>
    <w:rsid w:val="00C06676"/>
    <w:rsid w:val="00C0670F"/>
    <w:rsid w:val="00C06CEA"/>
    <w:rsid w:val="00C10439"/>
    <w:rsid w:val="00C1075A"/>
    <w:rsid w:val="00C1095B"/>
    <w:rsid w:val="00C1098C"/>
    <w:rsid w:val="00C109BE"/>
    <w:rsid w:val="00C10F5A"/>
    <w:rsid w:val="00C10F85"/>
    <w:rsid w:val="00C11218"/>
    <w:rsid w:val="00C11242"/>
    <w:rsid w:val="00C1155A"/>
    <w:rsid w:val="00C1165E"/>
    <w:rsid w:val="00C11787"/>
    <w:rsid w:val="00C11906"/>
    <w:rsid w:val="00C11FD0"/>
    <w:rsid w:val="00C126B0"/>
    <w:rsid w:val="00C13742"/>
    <w:rsid w:val="00C137F7"/>
    <w:rsid w:val="00C13B70"/>
    <w:rsid w:val="00C13BA8"/>
    <w:rsid w:val="00C13E20"/>
    <w:rsid w:val="00C1439D"/>
    <w:rsid w:val="00C14413"/>
    <w:rsid w:val="00C14414"/>
    <w:rsid w:val="00C145A7"/>
    <w:rsid w:val="00C14B5C"/>
    <w:rsid w:val="00C15112"/>
    <w:rsid w:val="00C15878"/>
    <w:rsid w:val="00C1589B"/>
    <w:rsid w:val="00C165E4"/>
    <w:rsid w:val="00C169CF"/>
    <w:rsid w:val="00C16C3D"/>
    <w:rsid w:val="00C16EF5"/>
    <w:rsid w:val="00C173FC"/>
    <w:rsid w:val="00C17849"/>
    <w:rsid w:val="00C17D52"/>
    <w:rsid w:val="00C17FA3"/>
    <w:rsid w:val="00C1B976"/>
    <w:rsid w:val="00C1BAED"/>
    <w:rsid w:val="00C20874"/>
    <w:rsid w:val="00C20A93"/>
    <w:rsid w:val="00C2140B"/>
    <w:rsid w:val="00C218B1"/>
    <w:rsid w:val="00C21B13"/>
    <w:rsid w:val="00C22400"/>
    <w:rsid w:val="00C2257D"/>
    <w:rsid w:val="00C22C60"/>
    <w:rsid w:val="00C22D02"/>
    <w:rsid w:val="00C2336C"/>
    <w:rsid w:val="00C23441"/>
    <w:rsid w:val="00C23473"/>
    <w:rsid w:val="00C23515"/>
    <w:rsid w:val="00C23B9C"/>
    <w:rsid w:val="00C246B4"/>
    <w:rsid w:val="00C24AF0"/>
    <w:rsid w:val="00C24CA8"/>
    <w:rsid w:val="00C24E7B"/>
    <w:rsid w:val="00C250A5"/>
    <w:rsid w:val="00C26713"/>
    <w:rsid w:val="00C27036"/>
    <w:rsid w:val="00C27065"/>
    <w:rsid w:val="00C27443"/>
    <w:rsid w:val="00C27764"/>
    <w:rsid w:val="00C27EE5"/>
    <w:rsid w:val="00C302D0"/>
    <w:rsid w:val="00C307EE"/>
    <w:rsid w:val="00C30CA8"/>
    <w:rsid w:val="00C30ECD"/>
    <w:rsid w:val="00C31F90"/>
    <w:rsid w:val="00C32500"/>
    <w:rsid w:val="00C32A8E"/>
    <w:rsid w:val="00C32C0C"/>
    <w:rsid w:val="00C333F7"/>
    <w:rsid w:val="00C33676"/>
    <w:rsid w:val="00C33B2B"/>
    <w:rsid w:val="00C34C49"/>
    <w:rsid w:val="00C34FD0"/>
    <w:rsid w:val="00C352A0"/>
    <w:rsid w:val="00C35433"/>
    <w:rsid w:val="00C35E30"/>
    <w:rsid w:val="00C363D7"/>
    <w:rsid w:val="00C36432"/>
    <w:rsid w:val="00C36C21"/>
    <w:rsid w:val="00C3748E"/>
    <w:rsid w:val="00C405B0"/>
    <w:rsid w:val="00C40D03"/>
    <w:rsid w:val="00C4138D"/>
    <w:rsid w:val="00C414FE"/>
    <w:rsid w:val="00C4184C"/>
    <w:rsid w:val="00C41E83"/>
    <w:rsid w:val="00C42570"/>
    <w:rsid w:val="00C425C3"/>
    <w:rsid w:val="00C42739"/>
    <w:rsid w:val="00C428E1"/>
    <w:rsid w:val="00C42BA5"/>
    <w:rsid w:val="00C42DA2"/>
    <w:rsid w:val="00C42DDF"/>
    <w:rsid w:val="00C43250"/>
    <w:rsid w:val="00C43299"/>
    <w:rsid w:val="00C43716"/>
    <w:rsid w:val="00C44695"/>
    <w:rsid w:val="00C44802"/>
    <w:rsid w:val="00C44A48"/>
    <w:rsid w:val="00C44AF0"/>
    <w:rsid w:val="00C44B75"/>
    <w:rsid w:val="00C4518B"/>
    <w:rsid w:val="00C45D04"/>
    <w:rsid w:val="00C464A6"/>
    <w:rsid w:val="00C46854"/>
    <w:rsid w:val="00C46BAB"/>
    <w:rsid w:val="00C46E76"/>
    <w:rsid w:val="00C470B6"/>
    <w:rsid w:val="00C475CA"/>
    <w:rsid w:val="00C47654"/>
    <w:rsid w:val="00C4788F"/>
    <w:rsid w:val="00C479AF"/>
    <w:rsid w:val="00C479EA"/>
    <w:rsid w:val="00C47B1C"/>
    <w:rsid w:val="00C47CAD"/>
    <w:rsid w:val="00C50117"/>
    <w:rsid w:val="00C5034B"/>
    <w:rsid w:val="00C50435"/>
    <w:rsid w:val="00C512D4"/>
    <w:rsid w:val="00C5166D"/>
    <w:rsid w:val="00C51B21"/>
    <w:rsid w:val="00C52544"/>
    <w:rsid w:val="00C528C1"/>
    <w:rsid w:val="00C52C17"/>
    <w:rsid w:val="00C52F46"/>
    <w:rsid w:val="00C5310A"/>
    <w:rsid w:val="00C537FF"/>
    <w:rsid w:val="00C539B7"/>
    <w:rsid w:val="00C53D63"/>
    <w:rsid w:val="00C5408D"/>
    <w:rsid w:val="00C54490"/>
    <w:rsid w:val="00C54960"/>
    <w:rsid w:val="00C54D32"/>
    <w:rsid w:val="00C550A2"/>
    <w:rsid w:val="00C551DC"/>
    <w:rsid w:val="00C5538E"/>
    <w:rsid w:val="00C55AF9"/>
    <w:rsid w:val="00C56697"/>
    <w:rsid w:val="00C56BEE"/>
    <w:rsid w:val="00C57114"/>
    <w:rsid w:val="00C57381"/>
    <w:rsid w:val="00C5739C"/>
    <w:rsid w:val="00C57B17"/>
    <w:rsid w:val="00C603DC"/>
    <w:rsid w:val="00C60813"/>
    <w:rsid w:val="00C612AC"/>
    <w:rsid w:val="00C616E3"/>
    <w:rsid w:val="00C61C6B"/>
    <w:rsid w:val="00C61D63"/>
    <w:rsid w:val="00C6257C"/>
    <w:rsid w:val="00C62700"/>
    <w:rsid w:val="00C62C3C"/>
    <w:rsid w:val="00C632DB"/>
    <w:rsid w:val="00C635A9"/>
    <w:rsid w:val="00C63AEC"/>
    <w:rsid w:val="00C64608"/>
    <w:rsid w:val="00C64DE5"/>
    <w:rsid w:val="00C66225"/>
    <w:rsid w:val="00C6647A"/>
    <w:rsid w:val="00C6670D"/>
    <w:rsid w:val="00C6673F"/>
    <w:rsid w:val="00C66B4C"/>
    <w:rsid w:val="00C66D15"/>
    <w:rsid w:val="00C66E07"/>
    <w:rsid w:val="00C6701D"/>
    <w:rsid w:val="00C6769C"/>
    <w:rsid w:val="00C67ECA"/>
    <w:rsid w:val="00C700AE"/>
    <w:rsid w:val="00C70503"/>
    <w:rsid w:val="00C70EA5"/>
    <w:rsid w:val="00C7163F"/>
    <w:rsid w:val="00C71B80"/>
    <w:rsid w:val="00C72098"/>
    <w:rsid w:val="00C72280"/>
    <w:rsid w:val="00C72B38"/>
    <w:rsid w:val="00C72D80"/>
    <w:rsid w:val="00C72E2F"/>
    <w:rsid w:val="00C72F1E"/>
    <w:rsid w:val="00C73BCE"/>
    <w:rsid w:val="00C73C7D"/>
    <w:rsid w:val="00C74577"/>
    <w:rsid w:val="00C746BA"/>
    <w:rsid w:val="00C7470F"/>
    <w:rsid w:val="00C7485B"/>
    <w:rsid w:val="00C74A7B"/>
    <w:rsid w:val="00C74D21"/>
    <w:rsid w:val="00C75249"/>
    <w:rsid w:val="00C75AFD"/>
    <w:rsid w:val="00C75DC4"/>
    <w:rsid w:val="00C76147"/>
    <w:rsid w:val="00C76994"/>
    <w:rsid w:val="00C772AD"/>
    <w:rsid w:val="00C7771B"/>
    <w:rsid w:val="00C80120"/>
    <w:rsid w:val="00C80183"/>
    <w:rsid w:val="00C8052A"/>
    <w:rsid w:val="00C80555"/>
    <w:rsid w:val="00C80993"/>
    <w:rsid w:val="00C80E23"/>
    <w:rsid w:val="00C812F2"/>
    <w:rsid w:val="00C81C9D"/>
    <w:rsid w:val="00C820B2"/>
    <w:rsid w:val="00C82B0C"/>
    <w:rsid w:val="00C82F8A"/>
    <w:rsid w:val="00C830DC"/>
    <w:rsid w:val="00C83125"/>
    <w:rsid w:val="00C831E6"/>
    <w:rsid w:val="00C8370A"/>
    <w:rsid w:val="00C83CBC"/>
    <w:rsid w:val="00C83DB8"/>
    <w:rsid w:val="00C83FF7"/>
    <w:rsid w:val="00C8401D"/>
    <w:rsid w:val="00C842C1"/>
    <w:rsid w:val="00C84CC2"/>
    <w:rsid w:val="00C853AB"/>
    <w:rsid w:val="00C85591"/>
    <w:rsid w:val="00C8571F"/>
    <w:rsid w:val="00C85800"/>
    <w:rsid w:val="00C862C2"/>
    <w:rsid w:val="00C8643A"/>
    <w:rsid w:val="00C86CB2"/>
    <w:rsid w:val="00C8745F"/>
    <w:rsid w:val="00C8752C"/>
    <w:rsid w:val="00C877B4"/>
    <w:rsid w:val="00C8BD67"/>
    <w:rsid w:val="00C902AF"/>
    <w:rsid w:val="00C90392"/>
    <w:rsid w:val="00C90BD4"/>
    <w:rsid w:val="00C90D8D"/>
    <w:rsid w:val="00C90DD2"/>
    <w:rsid w:val="00C90F01"/>
    <w:rsid w:val="00C90F59"/>
    <w:rsid w:val="00C90FF9"/>
    <w:rsid w:val="00C91092"/>
    <w:rsid w:val="00C916FD"/>
    <w:rsid w:val="00C921E9"/>
    <w:rsid w:val="00C92220"/>
    <w:rsid w:val="00C92266"/>
    <w:rsid w:val="00C922A9"/>
    <w:rsid w:val="00C92507"/>
    <w:rsid w:val="00C9292D"/>
    <w:rsid w:val="00C92A0D"/>
    <w:rsid w:val="00C9317E"/>
    <w:rsid w:val="00C9384F"/>
    <w:rsid w:val="00C93BFB"/>
    <w:rsid w:val="00C93C85"/>
    <w:rsid w:val="00C93E68"/>
    <w:rsid w:val="00C9404C"/>
    <w:rsid w:val="00C9468B"/>
    <w:rsid w:val="00C94ED3"/>
    <w:rsid w:val="00C94EEC"/>
    <w:rsid w:val="00C951F3"/>
    <w:rsid w:val="00C95492"/>
    <w:rsid w:val="00C955B3"/>
    <w:rsid w:val="00C95B31"/>
    <w:rsid w:val="00C96142"/>
    <w:rsid w:val="00C9636D"/>
    <w:rsid w:val="00C968C0"/>
    <w:rsid w:val="00C96FD6"/>
    <w:rsid w:val="00C970FD"/>
    <w:rsid w:val="00C9788D"/>
    <w:rsid w:val="00C97A2B"/>
    <w:rsid w:val="00C97AA5"/>
    <w:rsid w:val="00C97B0D"/>
    <w:rsid w:val="00C97BC0"/>
    <w:rsid w:val="00C97BF9"/>
    <w:rsid w:val="00CA038D"/>
    <w:rsid w:val="00CA07D5"/>
    <w:rsid w:val="00CA0AB0"/>
    <w:rsid w:val="00CA14C1"/>
    <w:rsid w:val="00CA20BF"/>
    <w:rsid w:val="00CA2108"/>
    <w:rsid w:val="00CA2846"/>
    <w:rsid w:val="00CA286C"/>
    <w:rsid w:val="00CA333F"/>
    <w:rsid w:val="00CA3D2C"/>
    <w:rsid w:val="00CA4628"/>
    <w:rsid w:val="00CA4933"/>
    <w:rsid w:val="00CA4E07"/>
    <w:rsid w:val="00CA52E3"/>
    <w:rsid w:val="00CA5527"/>
    <w:rsid w:val="00CA5617"/>
    <w:rsid w:val="00CA5AE7"/>
    <w:rsid w:val="00CA5F04"/>
    <w:rsid w:val="00CA63F7"/>
    <w:rsid w:val="00CA6434"/>
    <w:rsid w:val="00CA6502"/>
    <w:rsid w:val="00CA67FC"/>
    <w:rsid w:val="00CA6ED0"/>
    <w:rsid w:val="00CA772A"/>
    <w:rsid w:val="00CA78F2"/>
    <w:rsid w:val="00CA7A74"/>
    <w:rsid w:val="00CB035E"/>
    <w:rsid w:val="00CB0500"/>
    <w:rsid w:val="00CB0991"/>
    <w:rsid w:val="00CB0A22"/>
    <w:rsid w:val="00CB0A26"/>
    <w:rsid w:val="00CB0AA1"/>
    <w:rsid w:val="00CB0D9F"/>
    <w:rsid w:val="00CB0FA7"/>
    <w:rsid w:val="00CB100D"/>
    <w:rsid w:val="00CB1814"/>
    <w:rsid w:val="00CB229F"/>
    <w:rsid w:val="00CB2778"/>
    <w:rsid w:val="00CB2955"/>
    <w:rsid w:val="00CB2B2F"/>
    <w:rsid w:val="00CB32CF"/>
    <w:rsid w:val="00CB33CA"/>
    <w:rsid w:val="00CB3443"/>
    <w:rsid w:val="00CB3492"/>
    <w:rsid w:val="00CB3C41"/>
    <w:rsid w:val="00CB4CC0"/>
    <w:rsid w:val="00CB51AB"/>
    <w:rsid w:val="00CB5326"/>
    <w:rsid w:val="00CB5B1C"/>
    <w:rsid w:val="00CB5EF5"/>
    <w:rsid w:val="00CB66DE"/>
    <w:rsid w:val="00CB680D"/>
    <w:rsid w:val="00CB6923"/>
    <w:rsid w:val="00CB6C04"/>
    <w:rsid w:val="00CB7CD9"/>
    <w:rsid w:val="00CB7D9D"/>
    <w:rsid w:val="00CC090C"/>
    <w:rsid w:val="00CC0DC3"/>
    <w:rsid w:val="00CC0EBD"/>
    <w:rsid w:val="00CC154E"/>
    <w:rsid w:val="00CC17D7"/>
    <w:rsid w:val="00CC1824"/>
    <w:rsid w:val="00CC1C29"/>
    <w:rsid w:val="00CC1E75"/>
    <w:rsid w:val="00CC1F23"/>
    <w:rsid w:val="00CC20DB"/>
    <w:rsid w:val="00CC290A"/>
    <w:rsid w:val="00CC297F"/>
    <w:rsid w:val="00CC29C0"/>
    <w:rsid w:val="00CC2B68"/>
    <w:rsid w:val="00CC3063"/>
    <w:rsid w:val="00CC32FC"/>
    <w:rsid w:val="00CC3463"/>
    <w:rsid w:val="00CC3574"/>
    <w:rsid w:val="00CC3863"/>
    <w:rsid w:val="00CC3A61"/>
    <w:rsid w:val="00CC3FCD"/>
    <w:rsid w:val="00CC4345"/>
    <w:rsid w:val="00CC491E"/>
    <w:rsid w:val="00CC5CFF"/>
    <w:rsid w:val="00CC5DD3"/>
    <w:rsid w:val="00CC5FDB"/>
    <w:rsid w:val="00CC6154"/>
    <w:rsid w:val="00CC6596"/>
    <w:rsid w:val="00CC678E"/>
    <w:rsid w:val="00CC7702"/>
    <w:rsid w:val="00CC7C6E"/>
    <w:rsid w:val="00CC7D16"/>
    <w:rsid w:val="00CD0126"/>
    <w:rsid w:val="00CD1103"/>
    <w:rsid w:val="00CD15E8"/>
    <w:rsid w:val="00CD162E"/>
    <w:rsid w:val="00CD16E6"/>
    <w:rsid w:val="00CD2253"/>
    <w:rsid w:val="00CD22AD"/>
    <w:rsid w:val="00CD239E"/>
    <w:rsid w:val="00CD25CA"/>
    <w:rsid w:val="00CD2ADA"/>
    <w:rsid w:val="00CD2DE7"/>
    <w:rsid w:val="00CD30E5"/>
    <w:rsid w:val="00CD3117"/>
    <w:rsid w:val="00CD31CF"/>
    <w:rsid w:val="00CD32D4"/>
    <w:rsid w:val="00CD3945"/>
    <w:rsid w:val="00CD3AFB"/>
    <w:rsid w:val="00CD3ECE"/>
    <w:rsid w:val="00CD4AF5"/>
    <w:rsid w:val="00CD616D"/>
    <w:rsid w:val="00CD6630"/>
    <w:rsid w:val="00CD6B36"/>
    <w:rsid w:val="00CD6E65"/>
    <w:rsid w:val="00CD7984"/>
    <w:rsid w:val="00CE00BE"/>
    <w:rsid w:val="00CE00D5"/>
    <w:rsid w:val="00CE0440"/>
    <w:rsid w:val="00CE04CD"/>
    <w:rsid w:val="00CE0598"/>
    <w:rsid w:val="00CE075A"/>
    <w:rsid w:val="00CE08B0"/>
    <w:rsid w:val="00CE1109"/>
    <w:rsid w:val="00CE18C8"/>
    <w:rsid w:val="00CE3010"/>
    <w:rsid w:val="00CE3254"/>
    <w:rsid w:val="00CE331E"/>
    <w:rsid w:val="00CE3430"/>
    <w:rsid w:val="00CE3ACB"/>
    <w:rsid w:val="00CE4053"/>
    <w:rsid w:val="00CE4776"/>
    <w:rsid w:val="00CE490E"/>
    <w:rsid w:val="00CE4AAF"/>
    <w:rsid w:val="00CE51A7"/>
    <w:rsid w:val="00CE5BD9"/>
    <w:rsid w:val="00CE6BE5"/>
    <w:rsid w:val="00CE7030"/>
    <w:rsid w:val="00CE74C0"/>
    <w:rsid w:val="00CE7698"/>
    <w:rsid w:val="00CF0039"/>
    <w:rsid w:val="00CF0080"/>
    <w:rsid w:val="00CF010A"/>
    <w:rsid w:val="00CF03E8"/>
    <w:rsid w:val="00CF0BC0"/>
    <w:rsid w:val="00CF0C08"/>
    <w:rsid w:val="00CF0D45"/>
    <w:rsid w:val="00CF0EFD"/>
    <w:rsid w:val="00CF1068"/>
    <w:rsid w:val="00CF1531"/>
    <w:rsid w:val="00CF1FA1"/>
    <w:rsid w:val="00CF201D"/>
    <w:rsid w:val="00CF22E6"/>
    <w:rsid w:val="00CF2C1C"/>
    <w:rsid w:val="00CF30DB"/>
    <w:rsid w:val="00CF31F6"/>
    <w:rsid w:val="00CF3D80"/>
    <w:rsid w:val="00CF4170"/>
    <w:rsid w:val="00CF44BC"/>
    <w:rsid w:val="00CF48DF"/>
    <w:rsid w:val="00CF4FEB"/>
    <w:rsid w:val="00CF5185"/>
    <w:rsid w:val="00CF54BC"/>
    <w:rsid w:val="00CF58E9"/>
    <w:rsid w:val="00CF5DAB"/>
    <w:rsid w:val="00CF60B9"/>
    <w:rsid w:val="00CF6265"/>
    <w:rsid w:val="00CF651D"/>
    <w:rsid w:val="00CF6CBC"/>
    <w:rsid w:val="00CF7301"/>
    <w:rsid w:val="00CF76EC"/>
    <w:rsid w:val="00D00CDC"/>
    <w:rsid w:val="00D00E22"/>
    <w:rsid w:val="00D00F46"/>
    <w:rsid w:val="00D011B6"/>
    <w:rsid w:val="00D020E7"/>
    <w:rsid w:val="00D02A43"/>
    <w:rsid w:val="00D032EB"/>
    <w:rsid w:val="00D03775"/>
    <w:rsid w:val="00D047CA"/>
    <w:rsid w:val="00D056BC"/>
    <w:rsid w:val="00D0599B"/>
    <w:rsid w:val="00D060F6"/>
    <w:rsid w:val="00D06CC4"/>
    <w:rsid w:val="00D06DAA"/>
    <w:rsid w:val="00D07C3B"/>
    <w:rsid w:val="00D10E8F"/>
    <w:rsid w:val="00D11198"/>
    <w:rsid w:val="00D115D6"/>
    <w:rsid w:val="00D11664"/>
    <w:rsid w:val="00D119CE"/>
    <w:rsid w:val="00D119FB"/>
    <w:rsid w:val="00D12174"/>
    <w:rsid w:val="00D12439"/>
    <w:rsid w:val="00D127C3"/>
    <w:rsid w:val="00D13419"/>
    <w:rsid w:val="00D137B5"/>
    <w:rsid w:val="00D13D0D"/>
    <w:rsid w:val="00D142A4"/>
    <w:rsid w:val="00D14C4C"/>
    <w:rsid w:val="00D14E3C"/>
    <w:rsid w:val="00D15270"/>
    <w:rsid w:val="00D155D3"/>
    <w:rsid w:val="00D15D1E"/>
    <w:rsid w:val="00D160E2"/>
    <w:rsid w:val="00D16387"/>
    <w:rsid w:val="00D163C8"/>
    <w:rsid w:val="00D16A55"/>
    <w:rsid w:val="00D16D6D"/>
    <w:rsid w:val="00D17A53"/>
    <w:rsid w:val="00D17FE0"/>
    <w:rsid w:val="00D17FEE"/>
    <w:rsid w:val="00D208B2"/>
    <w:rsid w:val="00D20F5B"/>
    <w:rsid w:val="00D212FA"/>
    <w:rsid w:val="00D21786"/>
    <w:rsid w:val="00D21BAF"/>
    <w:rsid w:val="00D21D5E"/>
    <w:rsid w:val="00D2244E"/>
    <w:rsid w:val="00D22F2A"/>
    <w:rsid w:val="00D23355"/>
    <w:rsid w:val="00D23686"/>
    <w:rsid w:val="00D23F65"/>
    <w:rsid w:val="00D24063"/>
    <w:rsid w:val="00D24573"/>
    <w:rsid w:val="00D2470A"/>
    <w:rsid w:val="00D24F8B"/>
    <w:rsid w:val="00D25865"/>
    <w:rsid w:val="00D25A0F"/>
    <w:rsid w:val="00D25D70"/>
    <w:rsid w:val="00D25EDE"/>
    <w:rsid w:val="00D269A5"/>
    <w:rsid w:val="00D31056"/>
    <w:rsid w:val="00D3153B"/>
    <w:rsid w:val="00D316D4"/>
    <w:rsid w:val="00D31E64"/>
    <w:rsid w:val="00D3280E"/>
    <w:rsid w:val="00D33186"/>
    <w:rsid w:val="00D337F3"/>
    <w:rsid w:val="00D34003"/>
    <w:rsid w:val="00D358F4"/>
    <w:rsid w:val="00D36BA1"/>
    <w:rsid w:val="00D37395"/>
    <w:rsid w:val="00D3783B"/>
    <w:rsid w:val="00D37C30"/>
    <w:rsid w:val="00D403CC"/>
    <w:rsid w:val="00D405BD"/>
    <w:rsid w:val="00D405FD"/>
    <w:rsid w:val="00D40701"/>
    <w:rsid w:val="00D407E9"/>
    <w:rsid w:val="00D40A71"/>
    <w:rsid w:val="00D40C96"/>
    <w:rsid w:val="00D40F0E"/>
    <w:rsid w:val="00D40F62"/>
    <w:rsid w:val="00D41649"/>
    <w:rsid w:val="00D41DCB"/>
    <w:rsid w:val="00D41F7F"/>
    <w:rsid w:val="00D42222"/>
    <w:rsid w:val="00D424D3"/>
    <w:rsid w:val="00D42BA1"/>
    <w:rsid w:val="00D42F22"/>
    <w:rsid w:val="00D437A2"/>
    <w:rsid w:val="00D43824"/>
    <w:rsid w:val="00D43D98"/>
    <w:rsid w:val="00D446DC"/>
    <w:rsid w:val="00D45D73"/>
    <w:rsid w:val="00D46281"/>
    <w:rsid w:val="00D46CDE"/>
    <w:rsid w:val="00D4765F"/>
    <w:rsid w:val="00D47B2F"/>
    <w:rsid w:val="00D49A77"/>
    <w:rsid w:val="00D50AEB"/>
    <w:rsid w:val="00D51087"/>
    <w:rsid w:val="00D51279"/>
    <w:rsid w:val="00D5128E"/>
    <w:rsid w:val="00D51305"/>
    <w:rsid w:val="00D519E2"/>
    <w:rsid w:val="00D51E6E"/>
    <w:rsid w:val="00D51F66"/>
    <w:rsid w:val="00D52D14"/>
    <w:rsid w:val="00D53AF9"/>
    <w:rsid w:val="00D53B07"/>
    <w:rsid w:val="00D543D7"/>
    <w:rsid w:val="00D54740"/>
    <w:rsid w:val="00D5479B"/>
    <w:rsid w:val="00D550EB"/>
    <w:rsid w:val="00D55D53"/>
    <w:rsid w:val="00D5660F"/>
    <w:rsid w:val="00D56B56"/>
    <w:rsid w:val="00D56DCB"/>
    <w:rsid w:val="00D57422"/>
    <w:rsid w:val="00D57B66"/>
    <w:rsid w:val="00D600FC"/>
    <w:rsid w:val="00D6034E"/>
    <w:rsid w:val="00D60E6C"/>
    <w:rsid w:val="00D61341"/>
    <w:rsid w:val="00D61843"/>
    <w:rsid w:val="00D622C4"/>
    <w:rsid w:val="00D6284B"/>
    <w:rsid w:val="00D63101"/>
    <w:rsid w:val="00D63660"/>
    <w:rsid w:val="00D638CF"/>
    <w:rsid w:val="00D63A76"/>
    <w:rsid w:val="00D6408D"/>
    <w:rsid w:val="00D64456"/>
    <w:rsid w:val="00D65854"/>
    <w:rsid w:val="00D6590D"/>
    <w:rsid w:val="00D662AB"/>
    <w:rsid w:val="00D662B1"/>
    <w:rsid w:val="00D662C5"/>
    <w:rsid w:val="00D66884"/>
    <w:rsid w:val="00D66DC9"/>
    <w:rsid w:val="00D66FCF"/>
    <w:rsid w:val="00D67042"/>
    <w:rsid w:val="00D680D0"/>
    <w:rsid w:val="00D70236"/>
    <w:rsid w:val="00D702BE"/>
    <w:rsid w:val="00D7060C"/>
    <w:rsid w:val="00D71044"/>
    <w:rsid w:val="00D71752"/>
    <w:rsid w:val="00D71A9E"/>
    <w:rsid w:val="00D71D4B"/>
    <w:rsid w:val="00D71E9E"/>
    <w:rsid w:val="00D72040"/>
    <w:rsid w:val="00D7256D"/>
    <w:rsid w:val="00D725A7"/>
    <w:rsid w:val="00D7269E"/>
    <w:rsid w:val="00D72743"/>
    <w:rsid w:val="00D72AF1"/>
    <w:rsid w:val="00D730B8"/>
    <w:rsid w:val="00D73192"/>
    <w:rsid w:val="00D736E2"/>
    <w:rsid w:val="00D73F48"/>
    <w:rsid w:val="00D7405C"/>
    <w:rsid w:val="00D744EC"/>
    <w:rsid w:val="00D75407"/>
    <w:rsid w:val="00D75471"/>
    <w:rsid w:val="00D75DA7"/>
    <w:rsid w:val="00D75EA1"/>
    <w:rsid w:val="00D75F14"/>
    <w:rsid w:val="00D7604A"/>
    <w:rsid w:val="00D76174"/>
    <w:rsid w:val="00D76782"/>
    <w:rsid w:val="00D76847"/>
    <w:rsid w:val="00D76D56"/>
    <w:rsid w:val="00D77D0A"/>
    <w:rsid w:val="00D8013E"/>
    <w:rsid w:val="00D81019"/>
    <w:rsid w:val="00D8203F"/>
    <w:rsid w:val="00D82363"/>
    <w:rsid w:val="00D8263A"/>
    <w:rsid w:val="00D82912"/>
    <w:rsid w:val="00D82921"/>
    <w:rsid w:val="00D8299E"/>
    <w:rsid w:val="00D83210"/>
    <w:rsid w:val="00D83286"/>
    <w:rsid w:val="00D83954"/>
    <w:rsid w:val="00D83A5F"/>
    <w:rsid w:val="00D83F3C"/>
    <w:rsid w:val="00D8520C"/>
    <w:rsid w:val="00D8558A"/>
    <w:rsid w:val="00D85882"/>
    <w:rsid w:val="00D85A10"/>
    <w:rsid w:val="00D85AA0"/>
    <w:rsid w:val="00D85E5F"/>
    <w:rsid w:val="00D860FE"/>
    <w:rsid w:val="00D86382"/>
    <w:rsid w:val="00D864D2"/>
    <w:rsid w:val="00D8687C"/>
    <w:rsid w:val="00D8703A"/>
    <w:rsid w:val="00D87457"/>
    <w:rsid w:val="00D8753D"/>
    <w:rsid w:val="00D879FD"/>
    <w:rsid w:val="00D87A28"/>
    <w:rsid w:val="00D87CB0"/>
    <w:rsid w:val="00D91001"/>
    <w:rsid w:val="00D91060"/>
    <w:rsid w:val="00D911A6"/>
    <w:rsid w:val="00D915DF"/>
    <w:rsid w:val="00D91854"/>
    <w:rsid w:val="00D9188C"/>
    <w:rsid w:val="00D91D41"/>
    <w:rsid w:val="00D91E91"/>
    <w:rsid w:val="00D93481"/>
    <w:rsid w:val="00D9364A"/>
    <w:rsid w:val="00D93783"/>
    <w:rsid w:val="00D93C73"/>
    <w:rsid w:val="00D93F00"/>
    <w:rsid w:val="00D9411D"/>
    <w:rsid w:val="00D956FE"/>
    <w:rsid w:val="00D95B4D"/>
    <w:rsid w:val="00D95EB2"/>
    <w:rsid w:val="00D96141"/>
    <w:rsid w:val="00D966C9"/>
    <w:rsid w:val="00D967ED"/>
    <w:rsid w:val="00D9685D"/>
    <w:rsid w:val="00D96B94"/>
    <w:rsid w:val="00D9708E"/>
    <w:rsid w:val="00DA06D9"/>
    <w:rsid w:val="00DA0C34"/>
    <w:rsid w:val="00DA10AC"/>
    <w:rsid w:val="00DA10C0"/>
    <w:rsid w:val="00DA177F"/>
    <w:rsid w:val="00DA1846"/>
    <w:rsid w:val="00DA1913"/>
    <w:rsid w:val="00DA191A"/>
    <w:rsid w:val="00DA1DB2"/>
    <w:rsid w:val="00DA2607"/>
    <w:rsid w:val="00DA2704"/>
    <w:rsid w:val="00DA30A9"/>
    <w:rsid w:val="00DA3400"/>
    <w:rsid w:val="00DA3BC0"/>
    <w:rsid w:val="00DA448E"/>
    <w:rsid w:val="00DA4F63"/>
    <w:rsid w:val="00DA5195"/>
    <w:rsid w:val="00DA5239"/>
    <w:rsid w:val="00DA576C"/>
    <w:rsid w:val="00DA58DC"/>
    <w:rsid w:val="00DA657B"/>
    <w:rsid w:val="00DA6A05"/>
    <w:rsid w:val="00DA72E8"/>
    <w:rsid w:val="00DA74C2"/>
    <w:rsid w:val="00DA7F7D"/>
    <w:rsid w:val="00DA7FD0"/>
    <w:rsid w:val="00DB0429"/>
    <w:rsid w:val="00DB04B3"/>
    <w:rsid w:val="00DB05B9"/>
    <w:rsid w:val="00DB0839"/>
    <w:rsid w:val="00DB1070"/>
    <w:rsid w:val="00DB1AAE"/>
    <w:rsid w:val="00DB1F85"/>
    <w:rsid w:val="00DB22CA"/>
    <w:rsid w:val="00DB2E39"/>
    <w:rsid w:val="00DB32DC"/>
    <w:rsid w:val="00DB4246"/>
    <w:rsid w:val="00DB4273"/>
    <w:rsid w:val="00DB47BA"/>
    <w:rsid w:val="00DB4DF4"/>
    <w:rsid w:val="00DB524E"/>
    <w:rsid w:val="00DB5461"/>
    <w:rsid w:val="00DB54A7"/>
    <w:rsid w:val="00DB5516"/>
    <w:rsid w:val="00DB59B5"/>
    <w:rsid w:val="00DB5A5A"/>
    <w:rsid w:val="00DB6580"/>
    <w:rsid w:val="00DB6EF2"/>
    <w:rsid w:val="00DB6F06"/>
    <w:rsid w:val="00DB7666"/>
    <w:rsid w:val="00DB7B6A"/>
    <w:rsid w:val="00DB8FF5"/>
    <w:rsid w:val="00DC092A"/>
    <w:rsid w:val="00DC09EC"/>
    <w:rsid w:val="00DC1336"/>
    <w:rsid w:val="00DC1446"/>
    <w:rsid w:val="00DC1916"/>
    <w:rsid w:val="00DC194A"/>
    <w:rsid w:val="00DC1CC6"/>
    <w:rsid w:val="00DC2100"/>
    <w:rsid w:val="00DC210B"/>
    <w:rsid w:val="00DC22A5"/>
    <w:rsid w:val="00DC266F"/>
    <w:rsid w:val="00DC2C8C"/>
    <w:rsid w:val="00DC360C"/>
    <w:rsid w:val="00DC37D8"/>
    <w:rsid w:val="00DC3F02"/>
    <w:rsid w:val="00DC3FBA"/>
    <w:rsid w:val="00DC4262"/>
    <w:rsid w:val="00DC4CFA"/>
    <w:rsid w:val="00DC514F"/>
    <w:rsid w:val="00DC5660"/>
    <w:rsid w:val="00DC60E7"/>
    <w:rsid w:val="00DC61A8"/>
    <w:rsid w:val="00DC66F5"/>
    <w:rsid w:val="00DC753F"/>
    <w:rsid w:val="00DC75D7"/>
    <w:rsid w:val="00DD025B"/>
    <w:rsid w:val="00DD04BD"/>
    <w:rsid w:val="00DD0CA2"/>
    <w:rsid w:val="00DD1B45"/>
    <w:rsid w:val="00DD26B9"/>
    <w:rsid w:val="00DD4129"/>
    <w:rsid w:val="00DD4230"/>
    <w:rsid w:val="00DD4254"/>
    <w:rsid w:val="00DD4348"/>
    <w:rsid w:val="00DD4AAD"/>
    <w:rsid w:val="00DD4F82"/>
    <w:rsid w:val="00DD50D2"/>
    <w:rsid w:val="00DD554D"/>
    <w:rsid w:val="00DD5861"/>
    <w:rsid w:val="00DD58BC"/>
    <w:rsid w:val="00DD691D"/>
    <w:rsid w:val="00DD70EC"/>
    <w:rsid w:val="00DD7120"/>
    <w:rsid w:val="00DD7387"/>
    <w:rsid w:val="00DD7658"/>
    <w:rsid w:val="00DD7DF5"/>
    <w:rsid w:val="00DE01A7"/>
    <w:rsid w:val="00DE06C5"/>
    <w:rsid w:val="00DE1077"/>
    <w:rsid w:val="00DE11FE"/>
    <w:rsid w:val="00DE162E"/>
    <w:rsid w:val="00DE1C39"/>
    <w:rsid w:val="00DE1C8F"/>
    <w:rsid w:val="00DE2DE3"/>
    <w:rsid w:val="00DE31AA"/>
    <w:rsid w:val="00DE387E"/>
    <w:rsid w:val="00DE38E5"/>
    <w:rsid w:val="00DE5050"/>
    <w:rsid w:val="00DE510B"/>
    <w:rsid w:val="00DE515E"/>
    <w:rsid w:val="00DE55A0"/>
    <w:rsid w:val="00DE5D7A"/>
    <w:rsid w:val="00DE65A1"/>
    <w:rsid w:val="00DE66D7"/>
    <w:rsid w:val="00DE6930"/>
    <w:rsid w:val="00DE6A77"/>
    <w:rsid w:val="00DE737A"/>
    <w:rsid w:val="00DE74C6"/>
    <w:rsid w:val="00DF09DF"/>
    <w:rsid w:val="00DF0C73"/>
    <w:rsid w:val="00DF0E5D"/>
    <w:rsid w:val="00DF1077"/>
    <w:rsid w:val="00DF14D7"/>
    <w:rsid w:val="00DF14FD"/>
    <w:rsid w:val="00DF1550"/>
    <w:rsid w:val="00DF1BB4"/>
    <w:rsid w:val="00DF2319"/>
    <w:rsid w:val="00DF3887"/>
    <w:rsid w:val="00DF3AE4"/>
    <w:rsid w:val="00DF3DCA"/>
    <w:rsid w:val="00DF3EE1"/>
    <w:rsid w:val="00DF40A2"/>
    <w:rsid w:val="00DF40C7"/>
    <w:rsid w:val="00DF4B72"/>
    <w:rsid w:val="00DF4C7F"/>
    <w:rsid w:val="00DF4D56"/>
    <w:rsid w:val="00DF543A"/>
    <w:rsid w:val="00DF5E13"/>
    <w:rsid w:val="00DF5F35"/>
    <w:rsid w:val="00DF6280"/>
    <w:rsid w:val="00DF6B04"/>
    <w:rsid w:val="00DF6C96"/>
    <w:rsid w:val="00DF6E6F"/>
    <w:rsid w:val="00DF72A6"/>
    <w:rsid w:val="00DF7987"/>
    <w:rsid w:val="00DF7BAE"/>
    <w:rsid w:val="00E00EDE"/>
    <w:rsid w:val="00E00F97"/>
    <w:rsid w:val="00E0175F"/>
    <w:rsid w:val="00E0180F"/>
    <w:rsid w:val="00E01EEB"/>
    <w:rsid w:val="00E0240A"/>
    <w:rsid w:val="00E02873"/>
    <w:rsid w:val="00E02AE8"/>
    <w:rsid w:val="00E02C34"/>
    <w:rsid w:val="00E02DD9"/>
    <w:rsid w:val="00E02DF2"/>
    <w:rsid w:val="00E0318A"/>
    <w:rsid w:val="00E0336A"/>
    <w:rsid w:val="00E04181"/>
    <w:rsid w:val="00E04DD9"/>
    <w:rsid w:val="00E04E43"/>
    <w:rsid w:val="00E05DC8"/>
    <w:rsid w:val="00E05E59"/>
    <w:rsid w:val="00E05F1E"/>
    <w:rsid w:val="00E05FBE"/>
    <w:rsid w:val="00E06028"/>
    <w:rsid w:val="00E06427"/>
    <w:rsid w:val="00E06496"/>
    <w:rsid w:val="00E06CE4"/>
    <w:rsid w:val="00E06FF6"/>
    <w:rsid w:val="00E074B8"/>
    <w:rsid w:val="00E07628"/>
    <w:rsid w:val="00E0795B"/>
    <w:rsid w:val="00E07AE3"/>
    <w:rsid w:val="00E1026F"/>
    <w:rsid w:val="00E1042B"/>
    <w:rsid w:val="00E10D4D"/>
    <w:rsid w:val="00E115D0"/>
    <w:rsid w:val="00E12281"/>
    <w:rsid w:val="00E1263E"/>
    <w:rsid w:val="00E1296A"/>
    <w:rsid w:val="00E12C0C"/>
    <w:rsid w:val="00E12F66"/>
    <w:rsid w:val="00E13215"/>
    <w:rsid w:val="00E134EA"/>
    <w:rsid w:val="00E13614"/>
    <w:rsid w:val="00E13970"/>
    <w:rsid w:val="00E13CBB"/>
    <w:rsid w:val="00E1451B"/>
    <w:rsid w:val="00E1498A"/>
    <w:rsid w:val="00E14B40"/>
    <w:rsid w:val="00E15306"/>
    <w:rsid w:val="00E15894"/>
    <w:rsid w:val="00E158B8"/>
    <w:rsid w:val="00E15B9E"/>
    <w:rsid w:val="00E163B3"/>
    <w:rsid w:val="00E166D4"/>
    <w:rsid w:val="00E16810"/>
    <w:rsid w:val="00E16BB5"/>
    <w:rsid w:val="00E16C57"/>
    <w:rsid w:val="00E17F1C"/>
    <w:rsid w:val="00E204C5"/>
    <w:rsid w:val="00E20755"/>
    <w:rsid w:val="00E207B4"/>
    <w:rsid w:val="00E20969"/>
    <w:rsid w:val="00E20B82"/>
    <w:rsid w:val="00E20C57"/>
    <w:rsid w:val="00E2135E"/>
    <w:rsid w:val="00E21373"/>
    <w:rsid w:val="00E2168E"/>
    <w:rsid w:val="00E21BDD"/>
    <w:rsid w:val="00E21EAE"/>
    <w:rsid w:val="00E22333"/>
    <w:rsid w:val="00E22534"/>
    <w:rsid w:val="00E22C6D"/>
    <w:rsid w:val="00E22CF5"/>
    <w:rsid w:val="00E22F1A"/>
    <w:rsid w:val="00E236E0"/>
    <w:rsid w:val="00E23E2F"/>
    <w:rsid w:val="00E24369"/>
    <w:rsid w:val="00E244D0"/>
    <w:rsid w:val="00E247D3"/>
    <w:rsid w:val="00E24D07"/>
    <w:rsid w:val="00E24EC9"/>
    <w:rsid w:val="00E25155"/>
    <w:rsid w:val="00E2522A"/>
    <w:rsid w:val="00E25323"/>
    <w:rsid w:val="00E2563E"/>
    <w:rsid w:val="00E25772"/>
    <w:rsid w:val="00E25BA7"/>
    <w:rsid w:val="00E25CE8"/>
    <w:rsid w:val="00E25E4F"/>
    <w:rsid w:val="00E25EF2"/>
    <w:rsid w:val="00E26D92"/>
    <w:rsid w:val="00E2792B"/>
    <w:rsid w:val="00E30C28"/>
    <w:rsid w:val="00E30CEA"/>
    <w:rsid w:val="00E30EB9"/>
    <w:rsid w:val="00E31586"/>
    <w:rsid w:val="00E31954"/>
    <w:rsid w:val="00E31F09"/>
    <w:rsid w:val="00E320B5"/>
    <w:rsid w:val="00E321E6"/>
    <w:rsid w:val="00E3229D"/>
    <w:rsid w:val="00E324EB"/>
    <w:rsid w:val="00E32778"/>
    <w:rsid w:val="00E3293D"/>
    <w:rsid w:val="00E32E94"/>
    <w:rsid w:val="00E336BD"/>
    <w:rsid w:val="00E345DB"/>
    <w:rsid w:val="00E3498C"/>
    <w:rsid w:val="00E34CB9"/>
    <w:rsid w:val="00E350E1"/>
    <w:rsid w:val="00E35283"/>
    <w:rsid w:val="00E3562E"/>
    <w:rsid w:val="00E35739"/>
    <w:rsid w:val="00E35AA4"/>
    <w:rsid w:val="00E35EB7"/>
    <w:rsid w:val="00E3645B"/>
    <w:rsid w:val="00E36609"/>
    <w:rsid w:val="00E36D57"/>
    <w:rsid w:val="00E37192"/>
    <w:rsid w:val="00E371A3"/>
    <w:rsid w:val="00E37227"/>
    <w:rsid w:val="00E3724A"/>
    <w:rsid w:val="00E379D6"/>
    <w:rsid w:val="00E37A57"/>
    <w:rsid w:val="00E37D86"/>
    <w:rsid w:val="00E403AE"/>
    <w:rsid w:val="00E40806"/>
    <w:rsid w:val="00E40B6D"/>
    <w:rsid w:val="00E41FF6"/>
    <w:rsid w:val="00E42143"/>
    <w:rsid w:val="00E42D02"/>
    <w:rsid w:val="00E430DB"/>
    <w:rsid w:val="00E43203"/>
    <w:rsid w:val="00E43F4B"/>
    <w:rsid w:val="00E44146"/>
    <w:rsid w:val="00E446CB"/>
    <w:rsid w:val="00E4499B"/>
    <w:rsid w:val="00E44C6C"/>
    <w:rsid w:val="00E452B4"/>
    <w:rsid w:val="00E458D2"/>
    <w:rsid w:val="00E4603D"/>
    <w:rsid w:val="00E46456"/>
    <w:rsid w:val="00E464CD"/>
    <w:rsid w:val="00E46CBA"/>
    <w:rsid w:val="00E46DD6"/>
    <w:rsid w:val="00E476F3"/>
    <w:rsid w:val="00E47DE8"/>
    <w:rsid w:val="00E47E6E"/>
    <w:rsid w:val="00E5083D"/>
    <w:rsid w:val="00E5097D"/>
    <w:rsid w:val="00E511CD"/>
    <w:rsid w:val="00E51892"/>
    <w:rsid w:val="00E51BA3"/>
    <w:rsid w:val="00E51E8E"/>
    <w:rsid w:val="00E51F1C"/>
    <w:rsid w:val="00E52ED1"/>
    <w:rsid w:val="00E53165"/>
    <w:rsid w:val="00E532E5"/>
    <w:rsid w:val="00E53395"/>
    <w:rsid w:val="00E53F32"/>
    <w:rsid w:val="00E5461F"/>
    <w:rsid w:val="00E54863"/>
    <w:rsid w:val="00E54C76"/>
    <w:rsid w:val="00E55169"/>
    <w:rsid w:val="00E5595E"/>
    <w:rsid w:val="00E559E9"/>
    <w:rsid w:val="00E57207"/>
    <w:rsid w:val="00E576CB"/>
    <w:rsid w:val="00E6004F"/>
    <w:rsid w:val="00E600CE"/>
    <w:rsid w:val="00E60335"/>
    <w:rsid w:val="00E606CB"/>
    <w:rsid w:val="00E60EDD"/>
    <w:rsid w:val="00E61012"/>
    <w:rsid w:val="00E611ED"/>
    <w:rsid w:val="00E61C36"/>
    <w:rsid w:val="00E62823"/>
    <w:rsid w:val="00E64000"/>
    <w:rsid w:val="00E64162"/>
    <w:rsid w:val="00E64164"/>
    <w:rsid w:val="00E641B0"/>
    <w:rsid w:val="00E64597"/>
    <w:rsid w:val="00E646EE"/>
    <w:rsid w:val="00E6478E"/>
    <w:rsid w:val="00E6491C"/>
    <w:rsid w:val="00E64992"/>
    <w:rsid w:val="00E65BAC"/>
    <w:rsid w:val="00E65CAB"/>
    <w:rsid w:val="00E662D6"/>
    <w:rsid w:val="00E66351"/>
    <w:rsid w:val="00E66CD0"/>
    <w:rsid w:val="00E67856"/>
    <w:rsid w:val="00E67C71"/>
    <w:rsid w:val="00E67DAA"/>
    <w:rsid w:val="00E67F73"/>
    <w:rsid w:val="00E700C2"/>
    <w:rsid w:val="00E70371"/>
    <w:rsid w:val="00E70425"/>
    <w:rsid w:val="00E70745"/>
    <w:rsid w:val="00E71124"/>
    <w:rsid w:val="00E71645"/>
    <w:rsid w:val="00E71849"/>
    <w:rsid w:val="00E72395"/>
    <w:rsid w:val="00E72A1C"/>
    <w:rsid w:val="00E72C09"/>
    <w:rsid w:val="00E72D65"/>
    <w:rsid w:val="00E730B1"/>
    <w:rsid w:val="00E732AC"/>
    <w:rsid w:val="00E734C7"/>
    <w:rsid w:val="00E73702"/>
    <w:rsid w:val="00E73739"/>
    <w:rsid w:val="00E73C66"/>
    <w:rsid w:val="00E741EE"/>
    <w:rsid w:val="00E742C8"/>
    <w:rsid w:val="00E7595D"/>
    <w:rsid w:val="00E75BF9"/>
    <w:rsid w:val="00E75D66"/>
    <w:rsid w:val="00E75F44"/>
    <w:rsid w:val="00E764D5"/>
    <w:rsid w:val="00E76967"/>
    <w:rsid w:val="00E769E4"/>
    <w:rsid w:val="00E76A1E"/>
    <w:rsid w:val="00E76FD7"/>
    <w:rsid w:val="00E776C6"/>
    <w:rsid w:val="00E7774F"/>
    <w:rsid w:val="00E77CCC"/>
    <w:rsid w:val="00E77CE4"/>
    <w:rsid w:val="00E77EC5"/>
    <w:rsid w:val="00E77F93"/>
    <w:rsid w:val="00E77FA7"/>
    <w:rsid w:val="00E8055B"/>
    <w:rsid w:val="00E807A8"/>
    <w:rsid w:val="00E809AE"/>
    <w:rsid w:val="00E80B11"/>
    <w:rsid w:val="00E80BBE"/>
    <w:rsid w:val="00E815A5"/>
    <w:rsid w:val="00E819BD"/>
    <w:rsid w:val="00E82371"/>
    <w:rsid w:val="00E82EF2"/>
    <w:rsid w:val="00E83447"/>
    <w:rsid w:val="00E836AF"/>
    <w:rsid w:val="00E83BC5"/>
    <w:rsid w:val="00E83EE2"/>
    <w:rsid w:val="00E846F2"/>
    <w:rsid w:val="00E8472A"/>
    <w:rsid w:val="00E84CC5"/>
    <w:rsid w:val="00E85119"/>
    <w:rsid w:val="00E85398"/>
    <w:rsid w:val="00E853A4"/>
    <w:rsid w:val="00E85549"/>
    <w:rsid w:val="00E855C0"/>
    <w:rsid w:val="00E85B50"/>
    <w:rsid w:val="00E85BBF"/>
    <w:rsid w:val="00E86643"/>
    <w:rsid w:val="00E866BD"/>
    <w:rsid w:val="00E86B8B"/>
    <w:rsid w:val="00E871EF"/>
    <w:rsid w:val="00E874F3"/>
    <w:rsid w:val="00E87881"/>
    <w:rsid w:val="00E87ADB"/>
    <w:rsid w:val="00E907FB"/>
    <w:rsid w:val="00E90A29"/>
    <w:rsid w:val="00E90B46"/>
    <w:rsid w:val="00E90B95"/>
    <w:rsid w:val="00E910AF"/>
    <w:rsid w:val="00E913D0"/>
    <w:rsid w:val="00E91836"/>
    <w:rsid w:val="00E920DD"/>
    <w:rsid w:val="00E92511"/>
    <w:rsid w:val="00E9288B"/>
    <w:rsid w:val="00E92E98"/>
    <w:rsid w:val="00E93935"/>
    <w:rsid w:val="00E93A30"/>
    <w:rsid w:val="00E93B70"/>
    <w:rsid w:val="00E93CDF"/>
    <w:rsid w:val="00E9438E"/>
    <w:rsid w:val="00E947FE"/>
    <w:rsid w:val="00E94913"/>
    <w:rsid w:val="00E949FA"/>
    <w:rsid w:val="00E94C62"/>
    <w:rsid w:val="00E94DEC"/>
    <w:rsid w:val="00E94F59"/>
    <w:rsid w:val="00E95511"/>
    <w:rsid w:val="00E957B0"/>
    <w:rsid w:val="00E95B9C"/>
    <w:rsid w:val="00E95DE9"/>
    <w:rsid w:val="00E95F4A"/>
    <w:rsid w:val="00E9614E"/>
    <w:rsid w:val="00E971E4"/>
    <w:rsid w:val="00E9769E"/>
    <w:rsid w:val="00E9771E"/>
    <w:rsid w:val="00EA04CA"/>
    <w:rsid w:val="00EA05F3"/>
    <w:rsid w:val="00EA09FF"/>
    <w:rsid w:val="00EA0DD9"/>
    <w:rsid w:val="00EA0E5E"/>
    <w:rsid w:val="00EA1394"/>
    <w:rsid w:val="00EA1727"/>
    <w:rsid w:val="00EA1B9E"/>
    <w:rsid w:val="00EA1BE2"/>
    <w:rsid w:val="00EA2074"/>
    <w:rsid w:val="00EA2E45"/>
    <w:rsid w:val="00EA2F95"/>
    <w:rsid w:val="00EA3527"/>
    <w:rsid w:val="00EA3B94"/>
    <w:rsid w:val="00EA417D"/>
    <w:rsid w:val="00EA4862"/>
    <w:rsid w:val="00EA5655"/>
    <w:rsid w:val="00EA636E"/>
    <w:rsid w:val="00EA6C32"/>
    <w:rsid w:val="00EA6C8F"/>
    <w:rsid w:val="00EA6EE7"/>
    <w:rsid w:val="00EA717C"/>
    <w:rsid w:val="00EA763B"/>
    <w:rsid w:val="00EA79A6"/>
    <w:rsid w:val="00EA7ABE"/>
    <w:rsid w:val="00EB00E8"/>
    <w:rsid w:val="00EB0445"/>
    <w:rsid w:val="00EB0476"/>
    <w:rsid w:val="00EB1147"/>
    <w:rsid w:val="00EB11EB"/>
    <w:rsid w:val="00EB13FD"/>
    <w:rsid w:val="00EB165D"/>
    <w:rsid w:val="00EB16E8"/>
    <w:rsid w:val="00EB3453"/>
    <w:rsid w:val="00EB3829"/>
    <w:rsid w:val="00EB3D65"/>
    <w:rsid w:val="00EB4155"/>
    <w:rsid w:val="00EB435A"/>
    <w:rsid w:val="00EB4472"/>
    <w:rsid w:val="00EB4659"/>
    <w:rsid w:val="00EB51BC"/>
    <w:rsid w:val="00EB5410"/>
    <w:rsid w:val="00EB5630"/>
    <w:rsid w:val="00EB5793"/>
    <w:rsid w:val="00EB57A2"/>
    <w:rsid w:val="00EB61B0"/>
    <w:rsid w:val="00EB6248"/>
    <w:rsid w:val="00EB676F"/>
    <w:rsid w:val="00EB6AD0"/>
    <w:rsid w:val="00EB6D77"/>
    <w:rsid w:val="00EB70CC"/>
    <w:rsid w:val="00EB7390"/>
    <w:rsid w:val="00EB74C7"/>
    <w:rsid w:val="00EC02A3"/>
    <w:rsid w:val="00EC0489"/>
    <w:rsid w:val="00EC0F9D"/>
    <w:rsid w:val="00EC12D7"/>
    <w:rsid w:val="00EC14B2"/>
    <w:rsid w:val="00EC152F"/>
    <w:rsid w:val="00EC1587"/>
    <w:rsid w:val="00EC1649"/>
    <w:rsid w:val="00EC19EC"/>
    <w:rsid w:val="00EC1BD5"/>
    <w:rsid w:val="00EC1D89"/>
    <w:rsid w:val="00EC25FD"/>
    <w:rsid w:val="00EC2B9C"/>
    <w:rsid w:val="00EC2BDB"/>
    <w:rsid w:val="00EC376B"/>
    <w:rsid w:val="00EC4178"/>
    <w:rsid w:val="00EC4602"/>
    <w:rsid w:val="00EC49FA"/>
    <w:rsid w:val="00EC4A08"/>
    <w:rsid w:val="00EC5375"/>
    <w:rsid w:val="00EC55B1"/>
    <w:rsid w:val="00EC5918"/>
    <w:rsid w:val="00EC5B89"/>
    <w:rsid w:val="00EC6854"/>
    <w:rsid w:val="00EC698C"/>
    <w:rsid w:val="00EC6B15"/>
    <w:rsid w:val="00EC7119"/>
    <w:rsid w:val="00EC7FAE"/>
    <w:rsid w:val="00ED0C77"/>
    <w:rsid w:val="00ED0E1D"/>
    <w:rsid w:val="00ED1227"/>
    <w:rsid w:val="00ED15AE"/>
    <w:rsid w:val="00ED1910"/>
    <w:rsid w:val="00ED1A3A"/>
    <w:rsid w:val="00ED1FDD"/>
    <w:rsid w:val="00ED354D"/>
    <w:rsid w:val="00ED42F5"/>
    <w:rsid w:val="00ED445B"/>
    <w:rsid w:val="00ED4500"/>
    <w:rsid w:val="00ED4521"/>
    <w:rsid w:val="00ED4792"/>
    <w:rsid w:val="00ED49B0"/>
    <w:rsid w:val="00ED49CD"/>
    <w:rsid w:val="00ED4A60"/>
    <w:rsid w:val="00ED4B78"/>
    <w:rsid w:val="00ED4F6B"/>
    <w:rsid w:val="00ED515B"/>
    <w:rsid w:val="00ED641C"/>
    <w:rsid w:val="00ED6466"/>
    <w:rsid w:val="00ED6C04"/>
    <w:rsid w:val="00ED76D5"/>
    <w:rsid w:val="00ED7BCE"/>
    <w:rsid w:val="00EE00CD"/>
    <w:rsid w:val="00EE018F"/>
    <w:rsid w:val="00EE0264"/>
    <w:rsid w:val="00EE08CE"/>
    <w:rsid w:val="00EE1610"/>
    <w:rsid w:val="00EE196E"/>
    <w:rsid w:val="00EE1DBD"/>
    <w:rsid w:val="00EE1ED5"/>
    <w:rsid w:val="00EE2D0E"/>
    <w:rsid w:val="00EE3065"/>
    <w:rsid w:val="00EE3083"/>
    <w:rsid w:val="00EE3420"/>
    <w:rsid w:val="00EE3677"/>
    <w:rsid w:val="00EE3930"/>
    <w:rsid w:val="00EE407C"/>
    <w:rsid w:val="00EE40FF"/>
    <w:rsid w:val="00EE4270"/>
    <w:rsid w:val="00EE451C"/>
    <w:rsid w:val="00EE46C7"/>
    <w:rsid w:val="00EE46D0"/>
    <w:rsid w:val="00EE4E3C"/>
    <w:rsid w:val="00EE5558"/>
    <w:rsid w:val="00EE57F0"/>
    <w:rsid w:val="00EE58CF"/>
    <w:rsid w:val="00EE5D94"/>
    <w:rsid w:val="00EE5F44"/>
    <w:rsid w:val="00EE653B"/>
    <w:rsid w:val="00EE66CE"/>
    <w:rsid w:val="00EE6BD5"/>
    <w:rsid w:val="00EE6E21"/>
    <w:rsid w:val="00EE715C"/>
    <w:rsid w:val="00EE74DC"/>
    <w:rsid w:val="00EE74EF"/>
    <w:rsid w:val="00EE7537"/>
    <w:rsid w:val="00EE7A28"/>
    <w:rsid w:val="00EE7A53"/>
    <w:rsid w:val="00EF027C"/>
    <w:rsid w:val="00EF0C3B"/>
    <w:rsid w:val="00EF1894"/>
    <w:rsid w:val="00EF1C24"/>
    <w:rsid w:val="00EF1F83"/>
    <w:rsid w:val="00EF2364"/>
    <w:rsid w:val="00EF28E1"/>
    <w:rsid w:val="00EF2DC6"/>
    <w:rsid w:val="00EF3036"/>
    <w:rsid w:val="00EF3163"/>
    <w:rsid w:val="00EF378B"/>
    <w:rsid w:val="00EF41D1"/>
    <w:rsid w:val="00EF4456"/>
    <w:rsid w:val="00EF4BE9"/>
    <w:rsid w:val="00EF4C1B"/>
    <w:rsid w:val="00EF4C8D"/>
    <w:rsid w:val="00EF5032"/>
    <w:rsid w:val="00EF5C0D"/>
    <w:rsid w:val="00EF5D7A"/>
    <w:rsid w:val="00EF6798"/>
    <w:rsid w:val="00EF6D5C"/>
    <w:rsid w:val="00EF6E52"/>
    <w:rsid w:val="00EF73DC"/>
    <w:rsid w:val="00EF75FE"/>
    <w:rsid w:val="00F01AEC"/>
    <w:rsid w:val="00F02BE6"/>
    <w:rsid w:val="00F030DA"/>
    <w:rsid w:val="00F035A8"/>
    <w:rsid w:val="00F03782"/>
    <w:rsid w:val="00F043BF"/>
    <w:rsid w:val="00F044C2"/>
    <w:rsid w:val="00F0475A"/>
    <w:rsid w:val="00F051D1"/>
    <w:rsid w:val="00F0523A"/>
    <w:rsid w:val="00F05AA9"/>
    <w:rsid w:val="00F05BA4"/>
    <w:rsid w:val="00F05D0F"/>
    <w:rsid w:val="00F0630F"/>
    <w:rsid w:val="00F063C6"/>
    <w:rsid w:val="00F06F21"/>
    <w:rsid w:val="00F06F6E"/>
    <w:rsid w:val="00F07041"/>
    <w:rsid w:val="00F0706C"/>
    <w:rsid w:val="00F07085"/>
    <w:rsid w:val="00F07626"/>
    <w:rsid w:val="00F07753"/>
    <w:rsid w:val="00F07DBB"/>
    <w:rsid w:val="00F101DE"/>
    <w:rsid w:val="00F1049A"/>
    <w:rsid w:val="00F10813"/>
    <w:rsid w:val="00F10A54"/>
    <w:rsid w:val="00F10ADF"/>
    <w:rsid w:val="00F10CFB"/>
    <w:rsid w:val="00F11045"/>
    <w:rsid w:val="00F11AEC"/>
    <w:rsid w:val="00F12178"/>
    <w:rsid w:val="00F12368"/>
    <w:rsid w:val="00F124B8"/>
    <w:rsid w:val="00F127DB"/>
    <w:rsid w:val="00F128CB"/>
    <w:rsid w:val="00F12E9F"/>
    <w:rsid w:val="00F12EE3"/>
    <w:rsid w:val="00F13164"/>
    <w:rsid w:val="00F135A9"/>
    <w:rsid w:val="00F13728"/>
    <w:rsid w:val="00F138A9"/>
    <w:rsid w:val="00F139AA"/>
    <w:rsid w:val="00F13F0B"/>
    <w:rsid w:val="00F145EA"/>
    <w:rsid w:val="00F14619"/>
    <w:rsid w:val="00F1474D"/>
    <w:rsid w:val="00F14AFE"/>
    <w:rsid w:val="00F14D67"/>
    <w:rsid w:val="00F14E7C"/>
    <w:rsid w:val="00F15375"/>
    <w:rsid w:val="00F156ED"/>
    <w:rsid w:val="00F16327"/>
    <w:rsid w:val="00F16C49"/>
    <w:rsid w:val="00F175B6"/>
    <w:rsid w:val="00F17C50"/>
    <w:rsid w:val="00F20003"/>
    <w:rsid w:val="00F200A7"/>
    <w:rsid w:val="00F20243"/>
    <w:rsid w:val="00F203FB"/>
    <w:rsid w:val="00F20663"/>
    <w:rsid w:val="00F208E3"/>
    <w:rsid w:val="00F20B7D"/>
    <w:rsid w:val="00F20D12"/>
    <w:rsid w:val="00F20EF3"/>
    <w:rsid w:val="00F214CB"/>
    <w:rsid w:val="00F2210B"/>
    <w:rsid w:val="00F221AE"/>
    <w:rsid w:val="00F22837"/>
    <w:rsid w:val="00F22B9E"/>
    <w:rsid w:val="00F23179"/>
    <w:rsid w:val="00F2317E"/>
    <w:rsid w:val="00F23434"/>
    <w:rsid w:val="00F235C2"/>
    <w:rsid w:val="00F23A42"/>
    <w:rsid w:val="00F23D2C"/>
    <w:rsid w:val="00F24090"/>
    <w:rsid w:val="00F244A7"/>
    <w:rsid w:val="00F244B1"/>
    <w:rsid w:val="00F25237"/>
    <w:rsid w:val="00F2563C"/>
    <w:rsid w:val="00F260D3"/>
    <w:rsid w:val="00F261A9"/>
    <w:rsid w:val="00F26A5A"/>
    <w:rsid w:val="00F273BC"/>
    <w:rsid w:val="00F27C36"/>
    <w:rsid w:val="00F27D10"/>
    <w:rsid w:val="00F27F36"/>
    <w:rsid w:val="00F302A5"/>
    <w:rsid w:val="00F30316"/>
    <w:rsid w:val="00F30633"/>
    <w:rsid w:val="00F306ED"/>
    <w:rsid w:val="00F3087F"/>
    <w:rsid w:val="00F3092B"/>
    <w:rsid w:val="00F30C39"/>
    <w:rsid w:val="00F30CC2"/>
    <w:rsid w:val="00F318C5"/>
    <w:rsid w:val="00F32713"/>
    <w:rsid w:val="00F33423"/>
    <w:rsid w:val="00F33B4B"/>
    <w:rsid w:val="00F33C8F"/>
    <w:rsid w:val="00F33CFA"/>
    <w:rsid w:val="00F345DF"/>
    <w:rsid w:val="00F347A8"/>
    <w:rsid w:val="00F34A3C"/>
    <w:rsid w:val="00F34A3E"/>
    <w:rsid w:val="00F35B09"/>
    <w:rsid w:val="00F3653C"/>
    <w:rsid w:val="00F3655B"/>
    <w:rsid w:val="00F37A4A"/>
    <w:rsid w:val="00F37BB1"/>
    <w:rsid w:val="00F407C0"/>
    <w:rsid w:val="00F40A2F"/>
    <w:rsid w:val="00F41955"/>
    <w:rsid w:val="00F41C89"/>
    <w:rsid w:val="00F41EA2"/>
    <w:rsid w:val="00F43049"/>
    <w:rsid w:val="00F430BE"/>
    <w:rsid w:val="00F434FD"/>
    <w:rsid w:val="00F4354F"/>
    <w:rsid w:val="00F43916"/>
    <w:rsid w:val="00F43C38"/>
    <w:rsid w:val="00F43D7D"/>
    <w:rsid w:val="00F43DCA"/>
    <w:rsid w:val="00F443B5"/>
    <w:rsid w:val="00F448AD"/>
    <w:rsid w:val="00F44F61"/>
    <w:rsid w:val="00F459B3"/>
    <w:rsid w:val="00F46582"/>
    <w:rsid w:val="00F46B82"/>
    <w:rsid w:val="00F46E01"/>
    <w:rsid w:val="00F47AF8"/>
    <w:rsid w:val="00F501FE"/>
    <w:rsid w:val="00F5076A"/>
    <w:rsid w:val="00F50D7C"/>
    <w:rsid w:val="00F51C87"/>
    <w:rsid w:val="00F51F52"/>
    <w:rsid w:val="00F52983"/>
    <w:rsid w:val="00F52DC2"/>
    <w:rsid w:val="00F52E33"/>
    <w:rsid w:val="00F52FD1"/>
    <w:rsid w:val="00F532A0"/>
    <w:rsid w:val="00F53363"/>
    <w:rsid w:val="00F535B8"/>
    <w:rsid w:val="00F540FB"/>
    <w:rsid w:val="00F54302"/>
    <w:rsid w:val="00F54436"/>
    <w:rsid w:val="00F54553"/>
    <w:rsid w:val="00F547A4"/>
    <w:rsid w:val="00F54A27"/>
    <w:rsid w:val="00F559F9"/>
    <w:rsid w:val="00F56322"/>
    <w:rsid w:val="00F5647E"/>
    <w:rsid w:val="00F568B1"/>
    <w:rsid w:val="00F571E8"/>
    <w:rsid w:val="00F57717"/>
    <w:rsid w:val="00F57B16"/>
    <w:rsid w:val="00F60482"/>
    <w:rsid w:val="00F60889"/>
    <w:rsid w:val="00F60B8D"/>
    <w:rsid w:val="00F60D80"/>
    <w:rsid w:val="00F6107B"/>
    <w:rsid w:val="00F61188"/>
    <w:rsid w:val="00F617DF"/>
    <w:rsid w:val="00F61CEB"/>
    <w:rsid w:val="00F62044"/>
    <w:rsid w:val="00F6262C"/>
    <w:rsid w:val="00F62837"/>
    <w:rsid w:val="00F62976"/>
    <w:rsid w:val="00F62F4A"/>
    <w:rsid w:val="00F63069"/>
    <w:rsid w:val="00F63896"/>
    <w:rsid w:val="00F63978"/>
    <w:rsid w:val="00F63B72"/>
    <w:rsid w:val="00F64630"/>
    <w:rsid w:val="00F64800"/>
    <w:rsid w:val="00F65CA1"/>
    <w:rsid w:val="00F6668F"/>
    <w:rsid w:val="00F66934"/>
    <w:rsid w:val="00F67171"/>
    <w:rsid w:val="00F67BE3"/>
    <w:rsid w:val="00F67D39"/>
    <w:rsid w:val="00F67E30"/>
    <w:rsid w:val="00F6B775"/>
    <w:rsid w:val="00F7000C"/>
    <w:rsid w:val="00F70174"/>
    <w:rsid w:val="00F70EED"/>
    <w:rsid w:val="00F71337"/>
    <w:rsid w:val="00F7150C"/>
    <w:rsid w:val="00F716E9"/>
    <w:rsid w:val="00F721A7"/>
    <w:rsid w:val="00F7226C"/>
    <w:rsid w:val="00F72D4C"/>
    <w:rsid w:val="00F73A28"/>
    <w:rsid w:val="00F73C1F"/>
    <w:rsid w:val="00F746D8"/>
    <w:rsid w:val="00F74B51"/>
    <w:rsid w:val="00F74FEA"/>
    <w:rsid w:val="00F7574D"/>
    <w:rsid w:val="00F75ADA"/>
    <w:rsid w:val="00F75F75"/>
    <w:rsid w:val="00F76559"/>
    <w:rsid w:val="00F7697B"/>
    <w:rsid w:val="00F76A99"/>
    <w:rsid w:val="00F76C2C"/>
    <w:rsid w:val="00F7700F"/>
    <w:rsid w:val="00F77D07"/>
    <w:rsid w:val="00F77E09"/>
    <w:rsid w:val="00F80496"/>
    <w:rsid w:val="00F8075E"/>
    <w:rsid w:val="00F80E61"/>
    <w:rsid w:val="00F80FDE"/>
    <w:rsid w:val="00F810A4"/>
    <w:rsid w:val="00F810CF"/>
    <w:rsid w:val="00F810E6"/>
    <w:rsid w:val="00F81285"/>
    <w:rsid w:val="00F81FA6"/>
    <w:rsid w:val="00F82275"/>
    <w:rsid w:val="00F823E7"/>
    <w:rsid w:val="00F825C5"/>
    <w:rsid w:val="00F825CE"/>
    <w:rsid w:val="00F827A4"/>
    <w:rsid w:val="00F837AE"/>
    <w:rsid w:val="00F839B7"/>
    <w:rsid w:val="00F83B06"/>
    <w:rsid w:val="00F83BF1"/>
    <w:rsid w:val="00F83E73"/>
    <w:rsid w:val="00F84047"/>
    <w:rsid w:val="00F8411F"/>
    <w:rsid w:val="00F842CC"/>
    <w:rsid w:val="00F84C25"/>
    <w:rsid w:val="00F84EFB"/>
    <w:rsid w:val="00F858BF"/>
    <w:rsid w:val="00F859B2"/>
    <w:rsid w:val="00F8610B"/>
    <w:rsid w:val="00F863FF"/>
    <w:rsid w:val="00F87EA1"/>
    <w:rsid w:val="00F8F67E"/>
    <w:rsid w:val="00F904BC"/>
    <w:rsid w:val="00F9066A"/>
    <w:rsid w:val="00F90DA2"/>
    <w:rsid w:val="00F9125E"/>
    <w:rsid w:val="00F91C9D"/>
    <w:rsid w:val="00F91F34"/>
    <w:rsid w:val="00F92117"/>
    <w:rsid w:val="00F9278B"/>
    <w:rsid w:val="00F94060"/>
    <w:rsid w:val="00F94278"/>
    <w:rsid w:val="00F94A6D"/>
    <w:rsid w:val="00F94CC0"/>
    <w:rsid w:val="00F955AB"/>
    <w:rsid w:val="00F958CE"/>
    <w:rsid w:val="00F966B9"/>
    <w:rsid w:val="00F96BF4"/>
    <w:rsid w:val="00F96BF8"/>
    <w:rsid w:val="00F96C59"/>
    <w:rsid w:val="00F96C5C"/>
    <w:rsid w:val="00F96FE1"/>
    <w:rsid w:val="00F97862"/>
    <w:rsid w:val="00FA019B"/>
    <w:rsid w:val="00FA065F"/>
    <w:rsid w:val="00FA0EE8"/>
    <w:rsid w:val="00FA1302"/>
    <w:rsid w:val="00FA13BE"/>
    <w:rsid w:val="00FA1BD1"/>
    <w:rsid w:val="00FA1CAB"/>
    <w:rsid w:val="00FA1F3E"/>
    <w:rsid w:val="00FA21E0"/>
    <w:rsid w:val="00FA22A8"/>
    <w:rsid w:val="00FA2379"/>
    <w:rsid w:val="00FA2D36"/>
    <w:rsid w:val="00FA2D40"/>
    <w:rsid w:val="00FA3492"/>
    <w:rsid w:val="00FA3825"/>
    <w:rsid w:val="00FA3C6E"/>
    <w:rsid w:val="00FA4246"/>
    <w:rsid w:val="00FA432D"/>
    <w:rsid w:val="00FA45C8"/>
    <w:rsid w:val="00FA4850"/>
    <w:rsid w:val="00FA4CC1"/>
    <w:rsid w:val="00FA4EA8"/>
    <w:rsid w:val="00FA50A4"/>
    <w:rsid w:val="00FA52BE"/>
    <w:rsid w:val="00FA60CC"/>
    <w:rsid w:val="00FA6C00"/>
    <w:rsid w:val="00FA71C7"/>
    <w:rsid w:val="00FA71FD"/>
    <w:rsid w:val="00FA7B05"/>
    <w:rsid w:val="00FA7C42"/>
    <w:rsid w:val="00FB0920"/>
    <w:rsid w:val="00FB0A55"/>
    <w:rsid w:val="00FB0AEE"/>
    <w:rsid w:val="00FB130E"/>
    <w:rsid w:val="00FB1D1B"/>
    <w:rsid w:val="00FB1DFE"/>
    <w:rsid w:val="00FB1EB6"/>
    <w:rsid w:val="00FB1FB5"/>
    <w:rsid w:val="00FB2259"/>
    <w:rsid w:val="00FB261F"/>
    <w:rsid w:val="00FB2D30"/>
    <w:rsid w:val="00FB2F2D"/>
    <w:rsid w:val="00FB4DB1"/>
    <w:rsid w:val="00FB4E6C"/>
    <w:rsid w:val="00FB4F61"/>
    <w:rsid w:val="00FB4FF8"/>
    <w:rsid w:val="00FB508C"/>
    <w:rsid w:val="00FB5270"/>
    <w:rsid w:val="00FB5D5A"/>
    <w:rsid w:val="00FB5E6E"/>
    <w:rsid w:val="00FB6438"/>
    <w:rsid w:val="00FB6705"/>
    <w:rsid w:val="00FB692C"/>
    <w:rsid w:val="00FB6B8F"/>
    <w:rsid w:val="00FB6C98"/>
    <w:rsid w:val="00FB6E79"/>
    <w:rsid w:val="00FB7656"/>
    <w:rsid w:val="00FB7A32"/>
    <w:rsid w:val="00FB7EE6"/>
    <w:rsid w:val="00FC0238"/>
    <w:rsid w:val="00FC03F1"/>
    <w:rsid w:val="00FC0531"/>
    <w:rsid w:val="00FC0F55"/>
    <w:rsid w:val="00FC1160"/>
    <w:rsid w:val="00FC12E8"/>
    <w:rsid w:val="00FC1BB1"/>
    <w:rsid w:val="00FC2AFD"/>
    <w:rsid w:val="00FC2E84"/>
    <w:rsid w:val="00FC2EA9"/>
    <w:rsid w:val="00FC3620"/>
    <w:rsid w:val="00FC3936"/>
    <w:rsid w:val="00FC3A5E"/>
    <w:rsid w:val="00FC3F1D"/>
    <w:rsid w:val="00FC4750"/>
    <w:rsid w:val="00FC4914"/>
    <w:rsid w:val="00FC4A72"/>
    <w:rsid w:val="00FC52B1"/>
    <w:rsid w:val="00FC554E"/>
    <w:rsid w:val="00FC62FE"/>
    <w:rsid w:val="00FC69B6"/>
    <w:rsid w:val="00FC6B51"/>
    <w:rsid w:val="00FC6C21"/>
    <w:rsid w:val="00FC7F7A"/>
    <w:rsid w:val="00FD04BA"/>
    <w:rsid w:val="00FD0D28"/>
    <w:rsid w:val="00FD1064"/>
    <w:rsid w:val="00FD1593"/>
    <w:rsid w:val="00FD183F"/>
    <w:rsid w:val="00FD1A99"/>
    <w:rsid w:val="00FD1C25"/>
    <w:rsid w:val="00FD29D0"/>
    <w:rsid w:val="00FD2B94"/>
    <w:rsid w:val="00FD34D0"/>
    <w:rsid w:val="00FD3DA6"/>
    <w:rsid w:val="00FD3E64"/>
    <w:rsid w:val="00FD3FB2"/>
    <w:rsid w:val="00FD550C"/>
    <w:rsid w:val="00FD615B"/>
    <w:rsid w:val="00FD7233"/>
    <w:rsid w:val="00FE013F"/>
    <w:rsid w:val="00FE0716"/>
    <w:rsid w:val="00FE0B39"/>
    <w:rsid w:val="00FE0D34"/>
    <w:rsid w:val="00FE0E48"/>
    <w:rsid w:val="00FE173F"/>
    <w:rsid w:val="00FE1A1D"/>
    <w:rsid w:val="00FE1CBE"/>
    <w:rsid w:val="00FE1CC8"/>
    <w:rsid w:val="00FE23F3"/>
    <w:rsid w:val="00FE2E2A"/>
    <w:rsid w:val="00FE3162"/>
    <w:rsid w:val="00FE3328"/>
    <w:rsid w:val="00FE3353"/>
    <w:rsid w:val="00FE35F2"/>
    <w:rsid w:val="00FE4567"/>
    <w:rsid w:val="00FE45FD"/>
    <w:rsid w:val="00FE488B"/>
    <w:rsid w:val="00FE4D6C"/>
    <w:rsid w:val="00FE57BE"/>
    <w:rsid w:val="00FE5C00"/>
    <w:rsid w:val="00FE5EAB"/>
    <w:rsid w:val="00FE5EE4"/>
    <w:rsid w:val="00FE669C"/>
    <w:rsid w:val="00FE674F"/>
    <w:rsid w:val="00FE67BD"/>
    <w:rsid w:val="00FE6D18"/>
    <w:rsid w:val="00FE6D93"/>
    <w:rsid w:val="00FE742B"/>
    <w:rsid w:val="00FE7609"/>
    <w:rsid w:val="00FE7F4E"/>
    <w:rsid w:val="00FEDFB4"/>
    <w:rsid w:val="00FF0417"/>
    <w:rsid w:val="00FF0B75"/>
    <w:rsid w:val="00FF0FB7"/>
    <w:rsid w:val="00FF1E3B"/>
    <w:rsid w:val="00FF1E52"/>
    <w:rsid w:val="00FF2262"/>
    <w:rsid w:val="00FF23EC"/>
    <w:rsid w:val="00FF2498"/>
    <w:rsid w:val="00FF256D"/>
    <w:rsid w:val="00FF2848"/>
    <w:rsid w:val="00FF2B48"/>
    <w:rsid w:val="00FF3FA0"/>
    <w:rsid w:val="00FF4417"/>
    <w:rsid w:val="00FF48A2"/>
    <w:rsid w:val="00FF4FA6"/>
    <w:rsid w:val="00FF5DBA"/>
    <w:rsid w:val="00FF5FBD"/>
    <w:rsid w:val="00FF65B6"/>
    <w:rsid w:val="00FF6A2A"/>
    <w:rsid w:val="00FF6D6D"/>
    <w:rsid w:val="00FF6F97"/>
    <w:rsid w:val="00FF771B"/>
    <w:rsid w:val="00FF797B"/>
    <w:rsid w:val="0106ECEA"/>
    <w:rsid w:val="010BDD8E"/>
    <w:rsid w:val="01164D84"/>
    <w:rsid w:val="011B66E7"/>
    <w:rsid w:val="0124A17C"/>
    <w:rsid w:val="013C42E8"/>
    <w:rsid w:val="013E0427"/>
    <w:rsid w:val="0146779F"/>
    <w:rsid w:val="01513110"/>
    <w:rsid w:val="0154852B"/>
    <w:rsid w:val="01555F98"/>
    <w:rsid w:val="015785BF"/>
    <w:rsid w:val="01587F03"/>
    <w:rsid w:val="01594F00"/>
    <w:rsid w:val="0162EE1B"/>
    <w:rsid w:val="0169E012"/>
    <w:rsid w:val="016C47DE"/>
    <w:rsid w:val="01732575"/>
    <w:rsid w:val="01746995"/>
    <w:rsid w:val="0174AE18"/>
    <w:rsid w:val="0178D3B7"/>
    <w:rsid w:val="017BBADF"/>
    <w:rsid w:val="018A9155"/>
    <w:rsid w:val="018DCE4C"/>
    <w:rsid w:val="018EE9D9"/>
    <w:rsid w:val="01904988"/>
    <w:rsid w:val="0198737C"/>
    <w:rsid w:val="01A001DB"/>
    <w:rsid w:val="01A37CF6"/>
    <w:rsid w:val="01AC8235"/>
    <w:rsid w:val="01B2D6CC"/>
    <w:rsid w:val="01BA384E"/>
    <w:rsid w:val="01C1D5C0"/>
    <w:rsid w:val="01C5B610"/>
    <w:rsid w:val="01C73134"/>
    <w:rsid w:val="01D27620"/>
    <w:rsid w:val="01D3DEE2"/>
    <w:rsid w:val="01DAA83D"/>
    <w:rsid w:val="01DCF00D"/>
    <w:rsid w:val="01E0DD51"/>
    <w:rsid w:val="020014BF"/>
    <w:rsid w:val="02014B45"/>
    <w:rsid w:val="02056769"/>
    <w:rsid w:val="020F26DD"/>
    <w:rsid w:val="0212FED3"/>
    <w:rsid w:val="0215199D"/>
    <w:rsid w:val="02295841"/>
    <w:rsid w:val="022E1B9C"/>
    <w:rsid w:val="0231DD14"/>
    <w:rsid w:val="023573AE"/>
    <w:rsid w:val="0238FBA4"/>
    <w:rsid w:val="0242173B"/>
    <w:rsid w:val="02428EAD"/>
    <w:rsid w:val="0243247C"/>
    <w:rsid w:val="024D9586"/>
    <w:rsid w:val="02534E5A"/>
    <w:rsid w:val="0255FA35"/>
    <w:rsid w:val="025892E0"/>
    <w:rsid w:val="0259560C"/>
    <w:rsid w:val="025DDF72"/>
    <w:rsid w:val="0266B754"/>
    <w:rsid w:val="02670C77"/>
    <w:rsid w:val="026F5226"/>
    <w:rsid w:val="0271FD9D"/>
    <w:rsid w:val="027A838E"/>
    <w:rsid w:val="027EBEFC"/>
    <w:rsid w:val="027F8561"/>
    <w:rsid w:val="0283512A"/>
    <w:rsid w:val="02854B85"/>
    <w:rsid w:val="02893A85"/>
    <w:rsid w:val="028E6EB4"/>
    <w:rsid w:val="02A23D1E"/>
    <w:rsid w:val="02A3A905"/>
    <w:rsid w:val="02A66742"/>
    <w:rsid w:val="02A7AD84"/>
    <w:rsid w:val="02B3DA27"/>
    <w:rsid w:val="02B84E22"/>
    <w:rsid w:val="02B95D04"/>
    <w:rsid w:val="02BA695C"/>
    <w:rsid w:val="02BDB2FD"/>
    <w:rsid w:val="02BE4B8D"/>
    <w:rsid w:val="02C37DBA"/>
    <w:rsid w:val="02DDC049"/>
    <w:rsid w:val="02E6ADF1"/>
    <w:rsid w:val="02EE3753"/>
    <w:rsid w:val="02F0CD49"/>
    <w:rsid w:val="02F4B7F4"/>
    <w:rsid w:val="02F873FC"/>
    <w:rsid w:val="02F9B61A"/>
    <w:rsid w:val="02FA8DE5"/>
    <w:rsid w:val="03035095"/>
    <w:rsid w:val="030BF6BA"/>
    <w:rsid w:val="031C2CE7"/>
    <w:rsid w:val="031E23C7"/>
    <w:rsid w:val="03272C53"/>
    <w:rsid w:val="0327FD17"/>
    <w:rsid w:val="032863D9"/>
    <w:rsid w:val="032A1712"/>
    <w:rsid w:val="03340D4B"/>
    <w:rsid w:val="03354373"/>
    <w:rsid w:val="0335F5FF"/>
    <w:rsid w:val="033684F9"/>
    <w:rsid w:val="033AC1B3"/>
    <w:rsid w:val="033FB3D6"/>
    <w:rsid w:val="034293F6"/>
    <w:rsid w:val="034805A7"/>
    <w:rsid w:val="034B9089"/>
    <w:rsid w:val="034E1221"/>
    <w:rsid w:val="034E84FC"/>
    <w:rsid w:val="03526388"/>
    <w:rsid w:val="0352A3E9"/>
    <w:rsid w:val="0353799C"/>
    <w:rsid w:val="03582546"/>
    <w:rsid w:val="0363D51B"/>
    <w:rsid w:val="036957F8"/>
    <w:rsid w:val="0370BD44"/>
    <w:rsid w:val="03748004"/>
    <w:rsid w:val="037481C6"/>
    <w:rsid w:val="0375FDC4"/>
    <w:rsid w:val="0378417A"/>
    <w:rsid w:val="037C11D3"/>
    <w:rsid w:val="0380193F"/>
    <w:rsid w:val="038031B3"/>
    <w:rsid w:val="0382BCC3"/>
    <w:rsid w:val="03872B11"/>
    <w:rsid w:val="039065D3"/>
    <w:rsid w:val="0391EB5A"/>
    <w:rsid w:val="0397B96F"/>
    <w:rsid w:val="039F345B"/>
    <w:rsid w:val="03A513A3"/>
    <w:rsid w:val="03BA0EA3"/>
    <w:rsid w:val="03BBAD74"/>
    <w:rsid w:val="03BC6A8B"/>
    <w:rsid w:val="03C1708D"/>
    <w:rsid w:val="03C89CAF"/>
    <w:rsid w:val="03C95E3D"/>
    <w:rsid w:val="03C98C55"/>
    <w:rsid w:val="03CE9E2C"/>
    <w:rsid w:val="03D70116"/>
    <w:rsid w:val="03DFF18C"/>
    <w:rsid w:val="03E795D3"/>
    <w:rsid w:val="03E7CD44"/>
    <w:rsid w:val="03EDE691"/>
    <w:rsid w:val="03F38F58"/>
    <w:rsid w:val="03F6404F"/>
    <w:rsid w:val="03F8009B"/>
    <w:rsid w:val="03FD9607"/>
    <w:rsid w:val="03FF7C45"/>
    <w:rsid w:val="0408A8A0"/>
    <w:rsid w:val="040C86C0"/>
    <w:rsid w:val="040F38B9"/>
    <w:rsid w:val="04107885"/>
    <w:rsid w:val="0416DD1E"/>
    <w:rsid w:val="04269E80"/>
    <w:rsid w:val="042749EF"/>
    <w:rsid w:val="0427E151"/>
    <w:rsid w:val="042A8DC3"/>
    <w:rsid w:val="042CB02A"/>
    <w:rsid w:val="042FD34E"/>
    <w:rsid w:val="04342803"/>
    <w:rsid w:val="0438120B"/>
    <w:rsid w:val="043ABA57"/>
    <w:rsid w:val="043AF1E4"/>
    <w:rsid w:val="043D25F6"/>
    <w:rsid w:val="043E2B67"/>
    <w:rsid w:val="0455C9DF"/>
    <w:rsid w:val="0455E540"/>
    <w:rsid w:val="045785EF"/>
    <w:rsid w:val="04597AA7"/>
    <w:rsid w:val="04617394"/>
    <w:rsid w:val="0478D87E"/>
    <w:rsid w:val="047D1FDA"/>
    <w:rsid w:val="048137EA"/>
    <w:rsid w:val="048212DA"/>
    <w:rsid w:val="04840C05"/>
    <w:rsid w:val="04846A49"/>
    <w:rsid w:val="04847F22"/>
    <w:rsid w:val="049C16E0"/>
    <w:rsid w:val="049C4C03"/>
    <w:rsid w:val="04A06713"/>
    <w:rsid w:val="04A159F7"/>
    <w:rsid w:val="04A87A0C"/>
    <w:rsid w:val="04AB0EDA"/>
    <w:rsid w:val="04B74556"/>
    <w:rsid w:val="04B85639"/>
    <w:rsid w:val="04BBF676"/>
    <w:rsid w:val="04C1C373"/>
    <w:rsid w:val="04CA58C0"/>
    <w:rsid w:val="04CD451D"/>
    <w:rsid w:val="04CDC3B0"/>
    <w:rsid w:val="04DB6EE8"/>
    <w:rsid w:val="04DF6E33"/>
    <w:rsid w:val="04E3A568"/>
    <w:rsid w:val="04F1B141"/>
    <w:rsid w:val="04F3EA10"/>
    <w:rsid w:val="04F8775C"/>
    <w:rsid w:val="04FAE008"/>
    <w:rsid w:val="0502AFAD"/>
    <w:rsid w:val="051C027F"/>
    <w:rsid w:val="05235B32"/>
    <w:rsid w:val="0525D124"/>
    <w:rsid w:val="05265719"/>
    <w:rsid w:val="052FC7FB"/>
    <w:rsid w:val="053389D0"/>
    <w:rsid w:val="0533F304"/>
    <w:rsid w:val="0537D052"/>
    <w:rsid w:val="0546CE0C"/>
    <w:rsid w:val="05476555"/>
    <w:rsid w:val="054A1CD0"/>
    <w:rsid w:val="0558489E"/>
    <w:rsid w:val="055BCAAC"/>
    <w:rsid w:val="055E87FE"/>
    <w:rsid w:val="055FAF26"/>
    <w:rsid w:val="0560B4FC"/>
    <w:rsid w:val="05620730"/>
    <w:rsid w:val="05622ECA"/>
    <w:rsid w:val="057A3C54"/>
    <w:rsid w:val="058618A3"/>
    <w:rsid w:val="059C556D"/>
    <w:rsid w:val="05A9FD14"/>
    <w:rsid w:val="05AD2AA6"/>
    <w:rsid w:val="05AD3071"/>
    <w:rsid w:val="05ADF928"/>
    <w:rsid w:val="05B8944B"/>
    <w:rsid w:val="05CA39D1"/>
    <w:rsid w:val="05D4AD61"/>
    <w:rsid w:val="05D6AC73"/>
    <w:rsid w:val="05DCB275"/>
    <w:rsid w:val="05DD0729"/>
    <w:rsid w:val="05DFC2EF"/>
    <w:rsid w:val="05E28B34"/>
    <w:rsid w:val="05E508BF"/>
    <w:rsid w:val="05EB0E6B"/>
    <w:rsid w:val="05F5227A"/>
    <w:rsid w:val="05F7BFE1"/>
    <w:rsid w:val="05F98C42"/>
    <w:rsid w:val="05FAAD09"/>
    <w:rsid w:val="05FB42DB"/>
    <w:rsid w:val="05FCDF0C"/>
    <w:rsid w:val="0600FB5D"/>
    <w:rsid w:val="0604EC66"/>
    <w:rsid w:val="06141D3A"/>
    <w:rsid w:val="061543B5"/>
    <w:rsid w:val="06192990"/>
    <w:rsid w:val="06194C00"/>
    <w:rsid w:val="061BE2D0"/>
    <w:rsid w:val="061D0130"/>
    <w:rsid w:val="061F7239"/>
    <w:rsid w:val="062602C0"/>
    <w:rsid w:val="062D7558"/>
    <w:rsid w:val="062DAE3D"/>
    <w:rsid w:val="063AF860"/>
    <w:rsid w:val="06416576"/>
    <w:rsid w:val="06475022"/>
    <w:rsid w:val="0648C740"/>
    <w:rsid w:val="0651058F"/>
    <w:rsid w:val="06512736"/>
    <w:rsid w:val="0653447C"/>
    <w:rsid w:val="0655A8D7"/>
    <w:rsid w:val="065C5196"/>
    <w:rsid w:val="066802F5"/>
    <w:rsid w:val="06715A3D"/>
    <w:rsid w:val="0674B477"/>
    <w:rsid w:val="06813685"/>
    <w:rsid w:val="0682980C"/>
    <w:rsid w:val="0685756A"/>
    <w:rsid w:val="068F0B57"/>
    <w:rsid w:val="068F6B6F"/>
    <w:rsid w:val="069367D8"/>
    <w:rsid w:val="069BD1D8"/>
    <w:rsid w:val="06A3EEB5"/>
    <w:rsid w:val="06AB0AFE"/>
    <w:rsid w:val="06AF14C2"/>
    <w:rsid w:val="06B76551"/>
    <w:rsid w:val="06BEA4E2"/>
    <w:rsid w:val="06C09DE8"/>
    <w:rsid w:val="06C7A409"/>
    <w:rsid w:val="06D0C422"/>
    <w:rsid w:val="06D29F92"/>
    <w:rsid w:val="06D30360"/>
    <w:rsid w:val="06D4ED69"/>
    <w:rsid w:val="06EDC490"/>
    <w:rsid w:val="06FDB645"/>
    <w:rsid w:val="06FDE7F6"/>
    <w:rsid w:val="071981B3"/>
    <w:rsid w:val="071C1423"/>
    <w:rsid w:val="07207278"/>
    <w:rsid w:val="07276E1B"/>
    <w:rsid w:val="072C13CE"/>
    <w:rsid w:val="07383F8F"/>
    <w:rsid w:val="074A88A0"/>
    <w:rsid w:val="0750CF7E"/>
    <w:rsid w:val="07581378"/>
    <w:rsid w:val="075A105F"/>
    <w:rsid w:val="07611BEC"/>
    <w:rsid w:val="07641A22"/>
    <w:rsid w:val="07643601"/>
    <w:rsid w:val="0764484F"/>
    <w:rsid w:val="0765F8F9"/>
    <w:rsid w:val="076A5879"/>
    <w:rsid w:val="0770BFA1"/>
    <w:rsid w:val="07727237"/>
    <w:rsid w:val="07775EBE"/>
    <w:rsid w:val="0777F910"/>
    <w:rsid w:val="077A628B"/>
    <w:rsid w:val="077D0756"/>
    <w:rsid w:val="077E30C8"/>
    <w:rsid w:val="07850920"/>
    <w:rsid w:val="0785C5BB"/>
    <w:rsid w:val="078F38D0"/>
    <w:rsid w:val="0790C675"/>
    <w:rsid w:val="079149AE"/>
    <w:rsid w:val="07922481"/>
    <w:rsid w:val="079B92A9"/>
    <w:rsid w:val="079C930E"/>
    <w:rsid w:val="079EB68B"/>
    <w:rsid w:val="07A0B600"/>
    <w:rsid w:val="07AB0D48"/>
    <w:rsid w:val="07AF58C8"/>
    <w:rsid w:val="07D129EF"/>
    <w:rsid w:val="07E55825"/>
    <w:rsid w:val="07E98E3D"/>
    <w:rsid w:val="07EA84F6"/>
    <w:rsid w:val="07ED7EA5"/>
    <w:rsid w:val="07F6EDAD"/>
    <w:rsid w:val="07F8EF97"/>
    <w:rsid w:val="080CBF3C"/>
    <w:rsid w:val="08139C6D"/>
    <w:rsid w:val="08175C66"/>
    <w:rsid w:val="081B462A"/>
    <w:rsid w:val="081E6535"/>
    <w:rsid w:val="082BA861"/>
    <w:rsid w:val="0830FABE"/>
    <w:rsid w:val="0834CA82"/>
    <w:rsid w:val="08381742"/>
    <w:rsid w:val="084233F8"/>
    <w:rsid w:val="084362E8"/>
    <w:rsid w:val="08458319"/>
    <w:rsid w:val="08490806"/>
    <w:rsid w:val="084B6EB6"/>
    <w:rsid w:val="084BDB17"/>
    <w:rsid w:val="0856F249"/>
    <w:rsid w:val="0859F81F"/>
    <w:rsid w:val="086412C2"/>
    <w:rsid w:val="086BB5C3"/>
    <w:rsid w:val="086F732F"/>
    <w:rsid w:val="08701784"/>
    <w:rsid w:val="08752352"/>
    <w:rsid w:val="08853125"/>
    <w:rsid w:val="0887DA19"/>
    <w:rsid w:val="088BB8BA"/>
    <w:rsid w:val="0890F026"/>
    <w:rsid w:val="0895B428"/>
    <w:rsid w:val="0897D077"/>
    <w:rsid w:val="089AFBBF"/>
    <w:rsid w:val="089CC22A"/>
    <w:rsid w:val="08A091FC"/>
    <w:rsid w:val="08A4D3AB"/>
    <w:rsid w:val="08A6C3F2"/>
    <w:rsid w:val="08ABB480"/>
    <w:rsid w:val="08ACC684"/>
    <w:rsid w:val="08B4D046"/>
    <w:rsid w:val="08B8B775"/>
    <w:rsid w:val="08C243D9"/>
    <w:rsid w:val="08C8EEA2"/>
    <w:rsid w:val="08C9CEB7"/>
    <w:rsid w:val="08CF3D87"/>
    <w:rsid w:val="08CFE70A"/>
    <w:rsid w:val="08D0C346"/>
    <w:rsid w:val="08D47E52"/>
    <w:rsid w:val="08D58D70"/>
    <w:rsid w:val="08D931AE"/>
    <w:rsid w:val="08DEC04A"/>
    <w:rsid w:val="08F2A5FD"/>
    <w:rsid w:val="08F7D072"/>
    <w:rsid w:val="08FD5D32"/>
    <w:rsid w:val="09020B79"/>
    <w:rsid w:val="09030A6C"/>
    <w:rsid w:val="0906CAC8"/>
    <w:rsid w:val="09091AE8"/>
    <w:rsid w:val="090C2CE6"/>
    <w:rsid w:val="09110FA3"/>
    <w:rsid w:val="0911845B"/>
    <w:rsid w:val="09119FBE"/>
    <w:rsid w:val="0911C305"/>
    <w:rsid w:val="09135CED"/>
    <w:rsid w:val="091B81A8"/>
    <w:rsid w:val="091B9797"/>
    <w:rsid w:val="091F2215"/>
    <w:rsid w:val="09234ADF"/>
    <w:rsid w:val="0929A088"/>
    <w:rsid w:val="092C341B"/>
    <w:rsid w:val="092DDF56"/>
    <w:rsid w:val="092F340B"/>
    <w:rsid w:val="09328D68"/>
    <w:rsid w:val="0935FFD7"/>
    <w:rsid w:val="0937506A"/>
    <w:rsid w:val="093E7602"/>
    <w:rsid w:val="09425749"/>
    <w:rsid w:val="09447E9C"/>
    <w:rsid w:val="094AC85B"/>
    <w:rsid w:val="094E5D0C"/>
    <w:rsid w:val="094FEA25"/>
    <w:rsid w:val="0950596C"/>
    <w:rsid w:val="0950E2BB"/>
    <w:rsid w:val="0954A015"/>
    <w:rsid w:val="0955725E"/>
    <w:rsid w:val="0956086D"/>
    <w:rsid w:val="0958C667"/>
    <w:rsid w:val="095D7190"/>
    <w:rsid w:val="09612B7A"/>
    <w:rsid w:val="096A4CD0"/>
    <w:rsid w:val="096F518D"/>
    <w:rsid w:val="097155E3"/>
    <w:rsid w:val="0976E53E"/>
    <w:rsid w:val="097D1563"/>
    <w:rsid w:val="0991C9D0"/>
    <w:rsid w:val="099C9753"/>
    <w:rsid w:val="09A6FB64"/>
    <w:rsid w:val="09A9FC8B"/>
    <w:rsid w:val="09AC799B"/>
    <w:rsid w:val="09AF217C"/>
    <w:rsid w:val="09B3331E"/>
    <w:rsid w:val="09BF9BE3"/>
    <w:rsid w:val="09C10F88"/>
    <w:rsid w:val="09C691E4"/>
    <w:rsid w:val="09DE5B81"/>
    <w:rsid w:val="09E077C3"/>
    <w:rsid w:val="09E39D14"/>
    <w:rsid w:val="09E43EBB"/>
    <w:rsid w:val="09EAAE5D"/>
    <w:rsid w:val="09EDDAFA"/>
    <w:rsid w:val="0A088EE1"/>
    <w:rsid w:val="0A0B54EE"/>
    <w:rsid w:val="0A2068EB"/>
    <w:rsid w:val="0A2D9C52"/>
    <w:rsid w:val="0A2EBED2"/>
    <w:rsid w:val="0A2FEEE5"/>
    <w:rsid w:val="0A3B3354"/>
    <w:rsid w:val="0A3CF5D0"/>
    <w:rsid w:val="0A425C18"/>
    <w:rsid w:val="0A4390FB"/>
    <w:rsid w:val="0A442B6A"/>
    <w:rsid w:val="0A5B0EB4"/>
    <w:rsid w:val="0A5B45A2"/>
    <w:rsid w:val="0A5D60B1"/>
    <w:rsid w:val="0A5FDBC7"/>
    <w:rsid w:val="0A657ACE"/>
    <w:rsid w:val="0A6DB4EB"/>
    <w:rsid w:val="0A712D62"/>
    <w:rsid w:val="0A726CE6"/>
    <w:rsid w:val="0A73F0DE"/>
    <w:rsid w:val="0A745A9C"/>
    <w:rsid w:val="0A762110"/>
    <w:rsid w:val="0A9AB822"/>
    <w:rsid w:val="0A9BEC00"/>
    <w:rsid w:val="0A9D1C9B"/>
    <w:rsid w:val="0A9FE457"/>
    <w:rsid w:val="0AA2DE71"/>
    <w:rsid w:val="0AA31C98"/>
    <w:rsid w:val="0AA384C5"/>
    <w:rsid w:val="0AAB2ACB"/>
    <w:rsid w:val="0AABB8B4"/>
    <w:rsid w:val="0AB21C16"/>
    <w:rsid w:val="0AB6AA6E"/>
    <w:rsid w:val="0ABA3A93"/>
    <w:rsid w:val="0AC3D17F"/>
    <w:rsid w:val="0AC68E3A"/>
    <w:rsid w:val="0ACD19E8"/>
    <w:rsid w:val="0AD3CD31"/>
    <w:rsid w:val="0AD5ED7A"/>
    <w:rsid w:val="0AD7F3BA"/>
    <w:rsid w:val="0ADB28DC"/>
    <w:rsid w:val="0AE60AF5"/>
    <w:rsid w:val="0AF00DF6"/>
    <w:rsid w:val="0AF6F170"/>
    <w:rsid w:val="0B0DEF90"/>
    <w:rsid w:val="0B15E73A"/>
    <w:rsid w:val="0B1691B5"/>
    <w:rsid w:val="0B1FD36C"/>
    <w:rsid w:val="0B1FDB45"/>
    <w:rsid w:val="0B22118E"/>
    <w:rsid w:val="0B22A18D"/>
    <w:rsid w:val="0B24BD61"/>
    <w:rsid w:val="0B25AE76"/>
    <w:rsid w:val="0B310462"/>
    <w:rsid w:val="0B377C39"/>
    <w:rsid w:val="0B3AD4C9"/>
    <w:rsid w:val="0B412082"/>
    <w:rsid w:val="0B45F076"/>
    <w:rsid w:val="0B4C2801"/>
    <w:rsid w:val="0B4C4BEA"/>
    <w:rsid w:val="0B52E6EC"/>
    <w:rsid w:val="0B56A3A7"/>
    <w:rsid w:val="0B5CED8F"/>
    <w:rsid w:val="0B69EF84"/>
    <w:rsid w:val="0B6B3463"/>
    <w:rsid w:val="0B76DA60"/>
    <w:rsid w:val="0B8021D7"/>
    <w:rsid w:val="0B897FC8"/>
    <w:rsid w:val="0B8F2B51"/>
    <w:rsid w:val="0B8F606A"/>
    <w:rsid w:val="0B9C90EA"/>
    <w:rsid w:val="0BA15AD9"/>
    <w:rsid w:val="0BA1D862"/>
    <w:rsid w:val="0BAD0B09"/>
    <w:rsid w:val="0BB08383"/>
    <w:rsid w:val="0BB23839"/>
    <w:rsid w:val="0BB532E0"/>
    <w:rsid w:val="0BC131DA"/>
    <w:rsid w:val="0BC2D050"/>
    <w:rsid w:val="0BC65CC5"/>
    <w:rsid w:val="0BD29E43"/>
    <w:rsid w:val="0BD553B6"/>
    <w:rsid w:val="0BD7888A"/>
    <w:rsid w:val="0BEC3E2E"/>
    <w:rsid w:val="0BF3D6A8"/>
    <w:rsid w:val="0BFCD362"/>
    <w:rsid w:val="0C01FE15"/>
    <w:rsid w:val="0C0623C9"/>
    <w:rsid w:val="0C07477C"/>
    <w:rsid w:val="0C0988A3"/>
    <w:rsid w:val="0C110082"/>
    <w:rsid w:val="0C1677B1"/>
    <w:rsid w:val="0C17F020"/>
    <w:rsid w:val="0C1BC5CE"/>
    <w:rsid w:val="0C1FB59A"/>
    <w:rsid w:val="0C2B47D5"/>
    <w:rsid w:val="0C33348A"/>
    <w:rsid w:val="0C3369D1"/>
    <w:rsid w:val="0C33D4FF"/>
    <w:rsid w:val="0C3A3DC7"/>
    <w:rsid w:val="0C3D65D2"/>
    <w:rsid w:val="0C45620B"/>
    <w:rsid w:val="0C481232"/>
    <w:rsid w:val="0C4A6737"/>
    <w:rsid w:val="0C4E5099"/>
    <w:rsid w:val="0C50DA19"/>
    <w:rsid w:val="0C51E846"/>
    <w:rsid w:val="0C55CC25"/>
    <w:rsid w:val="0C577C76"/>
    <w:rsid w:val="0C62A9F3"/>
    <w:rsid w:val="0C6AF4D7"/>
    <w:rsid w:val="0C70897F"/>
    <w:rsid w:val="0C754523"/>
    <w:rsid w:val="0C78AD97"/>
    <w:rsid w:val="0C79C6FC"/>
    <w:rsid w:val="0C7B8147"/>
    <w:rsid w:val="0C7F936B"/>
    <w:rsid w:val="0C83B49D"/>
    <w:rsid w:val="0C8A941C"/>
    <w:rsid w:val="0C8B661A"/>
    <w:rsid w:val="0C8D6922"/>
    <w:rsid w:val="0C8E2E09"/>
    <w:rsid w:val="0C9F9C41"/>
    <w:rsid w:val="0CA00548"/>
    <w:rsid w:val="0CA534AD"/>
    <w:rsid w:val="0CA69213"/>
    <w:rsid w:val="0CABB3A7"/>
    <w:rsid w:val="0CAC8E3D"/>
    <w:rsid w:val="0CB14B29"/>
    <w:rsid w:val="0CB8E8C8"/>
    <w:rsid w:val="0CC9C417"/>
    <w:rsid w:val="0CD0DE56"/>
    <w:rsid w:val="0CD4421F"/>
    <w:rsid w:val="0CD62B30"/>
    <w:rsid w:val="0CD70953"/>
    <w:rsid w:val="0CDD0220"/>
    <w:rsid w:val="0CE3DD38"/>
    <w:rsid w:val="0CE6006D"/>
    <w:rsid w:val="0CE7CFD1"/>
    <w:rsid w:val="0CEEB74D"/>
    <w:rsid w:val="0CFA552F"/>
    <w:rsid w:val="0CFF4559"/>
    <w:rsid w:val="0D0322DA"/>
    <w:rsid w:val="0D0AC9CF"/>
    <w:rsid w:val="0D0C9CE4"/>
    <w:rsid w:val="0D0E6F71"/>
    <w:rsid w:val="0D103A3E"/>
    <w:rsid w:val="0D17022C"/>
    <w:rsid w:val="0D1BF238"/>
    <w:rsid w:val="0D217515"/>
    <w:rsid w:val="0D23BA78"/>
    <w:rsid w:val="0D251464"/>
    <w:rsid w:val="0D2A970B"/>
    <w:rsid w:val="0D2AE7A2"/>
    <w:rsid w:val="0D345A57"/>
    <w:rsid w:val="0D388D37"/>
    <w:rsid w:val="0D392F28"/>
    <w:rsid w:val="0D40F9ED"/>
    <w:rsid w:val="0D43DC3A"/>
    <w:rsid w:val="0D48FDC4"/>
    <w:rsid w:val="0D4ACA06"/>
    <w:rsid w:val="0D4FF08C"/>
    <w:rsid w:val="0D5D0F71"/>
    <w:rsid w:val="0D5DBAE3"/>
    <w:rsid w:val="0D6D6D90"/>
    <w:rsid w:val="0D71AA74"/>
    <w:rsid w:val="0D721143"/>
    <w:rsid w:val="0D7B3F81"/>
    <w:rsid w:val="0D7EA80C"/>
    <w:rsid w:val="0D8E9CDB"/>
    <w:rsid w:val="0D8FB510"/>
    <w:rsid w:val="0D999BC5"/>
    <w:rsid w:val="0D9B344E"/>
    <w:rsid w:val="0DA4CB10"/>
    <w:rsid w:val="0DAC632F"/>
    <w:rsid w:val="0DAF0366"/>
    <w:rsid w:val="0DAF5197"/>
    <w:rsid w:val="0DB01DB8"/>
    <w:rsid w:val="0DB03E65"/>
    <w:rsid w:val="0DB162BD"/>
    <w:rsid w:val="0DBAB3A0"/>
    <w:rsid w:val="0DBB2AD4"/>
    <w:rsid w:val="0DBD60E3"/>
    <w:rsid w:val="0DC2BF92"/>
    <w:rsid w:val="0DC326C1"/>
    <w:rsid w:val="0DC69822"/>
    <w:rsid w:val="0DCC3F18"/>
    <w:rsid w:val="0DD09388"/>
    <w:rsid w:val="0DD7D1C0"/>
    <w:rsid w:val="0DDF670C"/>
    <w:rsid w:val="0DE178C9"/>
    <w:rsid w:val="0DE634DD"/>
    <w:rsid w:val="0DE79291"/>
    <w:rsid w:val="0DF9807E"/>
    <w:rsid w:val="0DFC2AD5"/>
    <w:rsid w:val="0DFE0EAA"/>
    <w:rsid w:val="0E0012D1"/>
    <w:rsid w:val="0E031F27"/>
    <w:rsid w:val="0E0A2327"/>
    <w:rsid w:val="0E1258C5"/>
    <w:rsid w:val="0E1A538A"/>
    <w:rsid w:val="0E1BAA4E"/>
    <w:rsid w:val="0E248BD5"/>
    <w:rsid w:val="0E2659BE"/>
    <w:rsid w:val="0E36E23F"/>
    <w:rsid w:val="0E378D2D"/>
    <w:rsid w:val="0E3B843F"/>
    <w:rsid w:val="0E53B947"/>
    <w:rsid w:val="0E56038C"/>
    <w:rsid w:val="0E640209"/>
    <w:rsid w:val="0E695A1B"/>
    <w:rsid w:val="0E700D86"/>
    <w:rsid w:val="0E70B058"/>
    <w:rsid w:val="0E80661B"/>
    <w:rsid w:val="0E8D7C99"/>
    <w:rsid w:val="0E91D42A"/>
    <w:rsid w:val="0E9AA594"/>
    <w:rsid w:val="0E9D5CF8"/>
    <w:rsid w:val="0EA55323"/>
    <w:rsid w:val="0EAAE4CB"/>
    <w:rsid w:val="0EB992EE"/>
    <w:rsid w:val="0EBD5B28"/>
    <w:rsid w:val="0EC2CB93"/>
    <w:rsid w:val="0EE51B96"/>
    <w:rsid w:val="0EE6EE59"/>
    <w:rsid w:val="0EF5EF08"/>
    <w:rsid w:val="0F017541"/>
    <w:rsid w:val="0F0D2509"/>
    <w:rsid w:val="0F264793"/>
    <w:rsid w:val="0F28AFCE"/>
    <w:rsid w:val="0F2BA589"/>
    <w:rsid w:val="0F330C19"/>
    <w:rsid w:val="0F358FB7"/>
    <w:rsid w:val="0F39E4E6"/>
    <w:rsid w:val="0F3A2869"/>
    <w:rsid w:val="0F3CB4A3"/>
    <w:rsid w:val="0F3F91FE"/>
    <w:rsid w:val="0F428057"/>
    <w:rsid w:val="0F47ABE9"/>
    <w:rsid w:val="0F493A4C"/>
    <w:rsid w:val="0F4C9029"/>
    <w:rsid w:val="0F4C9EED"/>
    <w:rsid w:val="0F61CBF5"/>
    <w:rsid w:val="0F61FF91"/>
    <w:rsid w:val="0F655BC9"/>
    <w:rsid w:val="0F6E47EA"/>
    <w:rsid w:val="0F7128EE"/>
    <w:rsid w:val="0F78F864"/>
    <w:rsid w:val="0F7F9CC1"/>
    <w:rsid w:val="0F86C7A1"/>
    <w:rsid w:val="0F8B9457"/>
    <w:rsid w:val="0F941DC5"/>
    <w:rsid w:val="0F9CDA41"/>
    <w:rsid w:val="0FA16C88"/>
    <w:rsid w:val="0FCA421F"/>
    <w:rsid w:val="0FCB4FD4"/>
    <w:rsid w:val="0FD3CABE"/>
    <w:rsid w:val="0FD73650"/>
    <w:rsid w:val="0FDF5874"/>
    <w:rsid w:val="0FE3CA98"/>
    <w:rsid w:val="0FED2D51"/>
    <w:rsid w:val="0FEEC89D"/>
    <w:rsid w:val="0FFBA755"/>
    <w:rsid w:val="0FFF040D"/>
    <w:rsid w:val="1007E5CA"/>
    <w:rsid w:val="100DA1DF"/>
    <w:rsid w:val="10127829"/>
    <w:rsid w:val="10183639"/>
    <w:rsid w:val="101E3AA3"/>
    <w:rsid w:val="102EBB42"/>
    <w:rsid w:val="1032B649"/>
    <w:rsid w:val="10360D97"/>
    <w:rsid w:val="1040625A"/>
    <w:rsid w:val="104280F8"/>
    <w:rsid w:val="10432775"/>
    <w:rsid w:val="1044263F"/>
    <w:rsid w:val="104B5A68"/>
    <w:rsid w:val="104C2475"/>
    <w:rsid w:val="104F80BC"/>
    <w:rsid w:val="10513EC7"/>
    <w:rsid w:val="1056E0DE"/>
    <w:rsid w:val="1058E537"/>
    <w:rsid w:val="105BAB34"/>
    <w:rsid w:val="106759BD"/>
    <w:rsid w:val="1069176C"/>
    <w:rsid w:val="106D6B6F"/>
    <w:rsid w:val="1078C20D"/>
    <w:rsid w:val="108388A0"/>
    <w:rsid w:val="1084A584"/>
    <w:rsid w:val="10888005"/>
    <w:rsid w:val="108F8274"/>
    <w:rsid w:val="1090F5FB"/>
    <w:rsid w:val="109291EF"/>
    <w:rsid w:val="10930DB4"/>
    <w:rsid w:val="1093E805"/>
    <w:rsid w:val="109A2B88"/>
    <w:rsid w:val="109C3FE3"/>
    <w:rsid w:val="10A220A6"/>
    <w:rsid w:val="10A64EBE"/>
    <w:rsid w:val="10A8CD31"/>
    <w:rsid w:val="10BA0CC4"/>
    <w:rsid w:val="10BDC479"/>
    <w:rsid w:val="10BE9FC5"/>
    <w:rsid w:val="10C04C49"/>
    <w:rsid w:val="10C4FFD5"/>
    <w:rsid w:val="10C958C9"/>
    <w:rsid w:val="10CB6439"/>
    <w:rsid w:val="10CD8055"/>
    <w:rsid w:val="10D74AC0"/>
    <w:rsid w:val="10DCCB61"/>
    <w:rsid w:val="10E2FCC5"/>
    <w:rsid w:val="10E773A9"/>
    <w:rsid w:val="10E97AE5"/>
    <w:rsid w:val="10EC34E9"/>
    <w:rsid w:val="10EFF41A"/>
    <w:rsid w:val="10F52310"/>
    <w:rsid w:val="10F9DF53"/>
    <w:rsid w:val="10FB8230"/>
    <w:rsid w:val="10FD3E2A"/>
    <w:rsid w:val="10FDDF71"/>
    <w:rsid w:val="10FF51FD"/>
    <w:rsid w:val="11027C3F"/>
    <w:rsid w:val="1102D1AF"/>
    <w:rsid w:val="110F9143"/>
    <w:rsid w:val="1113FF4D"/>
    <w:rsid w:val="1118CBBF"/>
    <w:rsid w:val="112A80E0"/>
    <w:rsid w:val="112C41FE"/>
    <w:rsid w:val="112E2D90"/>
    <w:rsid w:val="114755ED"/>
    <w:rsid w:val="11487C32"/>
    <w:rsid w:val="114BA65F"/>
    <w:rsid w:val="114BAC65"/>
    <w:rsid w:val="114E7911"/>
    <w:rsid w:val="1157E15A"/>
    <w:rsid w:val="115FE2CC"/>
    <w:rsid w:val="11733D1F"/>
    <w:rsid w:val="11764233"/>
    <w:rsid w:val="1176B06B"/>
    <w:rsid w:val="117B8A4A"/>
    <w:rsid w:val="11828F1B"/>
    <w:rsid w:val="11854EF2"/>
    <w:rsid w:val="118B3EDC"/>
    <w:rsid w:val="118EB7C9"/>
    <w:rsid w:val="118F9863"/>
    <w:rsid w:val="1196C8C1"/>
    <w:rsid w:val="119D5CAF"/>
    <w:rsid w:val="11A491ED"/>
    <w:rsid w:val="11AF99E2"/>
    <w:rsid w:val="11BA3BE6"/>
    <w:rsid w:val="11BFBE0D"/>
    <w:rsid w:val="11C18E1D"/>
    <w:rsid w:val="11C3FBD0"/>
    <w:rsid w:val="11CA6A87"/>
    <w:rsid w:val="11D1900D"/>
    <w:rsid w:val="11D2687D"/>
    <w:rsid w:val="11D637F3"/>
    <w:rsid w:val="11D942ED"/>
    <w:rsid w:val="11DBFAEA"/>
    <w:rsid w:val="11E21125"/>
    <w:rsid w:val="11E3089C"/>
    <w:rsid w:val="11E3E8C0"/>
    <w:rsid w:val="11E7ECC6"/>
    <w:rsid w:val="11EB1B03"/>
    <w:rsid w:val="11F16124"/>
    <w:rsid w:val="11F9CAED"/>
    <w:rsid w:val="11FD102C"/>
    <w:rsid w:val="1212F5BD"/>
    <w:rsid w:val="1220C9F4"/>
    <w:rsid w:val="1220E36B"/>
    <w:rsid w:val="1237E406"/>
    <w:rsid w:val="123BC6B6"/>
    <w:rsid w:val="124B8901"/>
    <w:rsid w:val="124D6940"/>
    <w:rsid w:val="1252EF5D"/>
    <w:rsid w:val="1253F610"/>
    <w:rsid w:val="1258E42F"/>
    <w:rsid w:val="12702FB6"/>
    <w:rsid w:val="1274E645"/>
    <w:rsid w:val="12796D3D"/>
    <w:rsid w:val="127B653A"/>
    <w:rsid w:val="127D7916"/>
    <w:rsid w:val="12829F91"/>
    <w:rsid w:val="1285A604"/>
    <w:rsid w:val="12894B01"/>
    <w:rsid w:val="128B07B9"/>
    <w:rsid w:val="128F09D0"/>
    <w:rsid w:val="12934A71"/>
    <w:rsid w:val="1293D82B"/>
    <w:rsid w:val="129734B5"/>
    <w:rsid w:val="129AA512"/>
    <w:rsid w:val="129BF0A5"/>
    <w:rsid w:val="129D1508"/>
    <w:rsid w:val="12A2DB83"/>
    <w:rsid w:val="12AB8D58"/>
    <w:rsid w:val="12AEA62E"/>
    <w:rsid w:val="12AFE962"/>
    <w:rsid w:val="12B1F09F"/>
    <w:rsid w:val="12BE45F7"/>
    <w:rsid w:val="12C6C88C"/>
    <w:rsid w:val="12C9217E"/>
    <w:rsid w:val="12C9FDF1"/>
    <w:rsid w:val="12D457C0"/>
    <w:rsid w:val="12D4D587"/>
    <w:rsid w:val="12D5F08C"/>
    <w:rsid w:val="12DF5D13"/>
    <w:rsid w:val="12E87034"/>
    <w:rsid w:val="12E88C6F"/>
    <w:rsid w:val="12F67808"/>
    <w:rsid w:val="12FFD026"/>
    <w:rsid w:val="1302D152"/>
    <w:rsid w:val="1303D1AF"/>
    <w:rsid w:val="130D5926"/>
    <w:rsid w:val="13114963"/>
    <w:rsid w:val="13198A0A"/>
    <w:rsid w:val="131BE7FD"/>
    <w:rsid w:val="131ED168"/>
    <w:rsid w:val="1322007D"/>
    <w:rsid w:val="13263D9C"/>
    <w:rsid w:val="132B5B8C"/>
    <w:rsid w:val="132EB24E"/>
    <w:rsid w:val="132F3E41"/>
    <w:rsid w:val="132F49C6"/>
    <w:rsid w:val="133902C5"/>
    <w:rsid w:val="1339BB13"/>
    <w:rsid w:val="1346DB30"/>
    <w:rsid w:val="1350D273"/>
    <w:rsid w:val="1351495E"/>
    <w:rsid w:val="13519836"/>
    <w:rsid w:val="1354F283"/>
    <w:rsid w:val="135668CA"/>
    <w:rsid w:val="136234BE"/>
    <w:rsid w:val="136EE2CB"/>
    <w:rsid w:val="1374AB8D"/>
    <w:rsid w:val="13753A73"/>
    <w:rsid w:val="13852B40"/>
    <w:rsid w:val="13878509"/>
    <w:rsid w:val="1390B699"/>
    <w:rsid w:val="13A9DD51"/>
    <w:rsid w:val="13B72149"/>
    <w:rsid w:val="13BA8AB7"/>
    <w:rsid w:val="13BB31CE"/>
    <w:rsid w:val="13CBDA18"/>
    <w:rsid w:val="13CCB362"/>
    <w:rsid w:val="13CE20A5"/>
    <w:rsid w:val="13D93D7A"/>
    <w:rsid w:val="13E15AA7"/>
    <w:rsid w:val="13E65762"/>
    <w:rsid w:val="13E7063B"/>
    <w:rsid w:val="13EBDF11"/>
    <w:rsid w:val="13ED2059"/>
    <w:rsid w:val="13EE49CE"/>
    <w:rsid w:val="13EECF38"/>
    <w:rsid w:val="13F09887"/>
    <w:rsid w:val="13F773BE"/>
    <w:rsid w:val="13FA94CA"/>
    <w:rsid w:val="13FD2225"/>
    <w:rsid w:val="13FFA99E"/>
    <w:rsid w:val="14009914"/>
    <w:rsid w:val="140133FB"/>
    <w:rsid w:val="14027FB8"/>
    <w:rsid w:val="14137DEE"/>
    <w:rsid w:val="14176724"/>
    <w:rsid w:val="1418E587"/>
    <w:rsid w:val="141F5F3C"/>
    <w:rsid w:val="14201BE3"/>
    <w:rsid w:val="142AEA5C"/>
    <w:rsid w:val="143443DF"/>
    <w:rsid w:val="144AC7C2"/>
    <w:rsid w:val="144C6987"/>
    <w:rsid w:val="14508819"/>
    <w:rsid w:val="14526437"/>
    <w:rsid w:val="145B0E92"/>
    <w:rsid w:val="145B288C"/>
    <w:rsid w:val="146003C2"/>
    <w:rsid w:val="146076AE"/>
    <w:rsid w:val="146A9279"/>
    <w:rsid w:val="146B70DD"/>
    <w:rsid w:val="146DBBD8"/>
    <w:rsid w:val="1472F12C"/>
    <w:rsid w:val="14753E47"/>
    <w:rsid w:val="14841BEC"/>
    <w:rsid w:val="14971987"/>
    <w:rsid w:val="1497E2CF"/>
    <w:rsid w:val="1498F569"/>
    <w:rsid w:val="14994668"/>
    <w:rsid w:val="14A400B3"/>
    <w:rsid w:val="14A48B3B"/>
    <w:rsid w:val="14B2FBDE"/>
    <w:rsid w:val="14CD31AC"/>
    <w:rsid w:val="14D22B88"/>
    <w:rsid w:val="14D7AA07"/>
    <w:rsid w:val="14E423AE"/>
    <w:rsid w:val="14E47EF2"/>
    <w:rsid w:val="14E57B27"/>
    <w:rsid w:val="14E6CC86"/>
    <w:rsid w:val="14E8BEFB"/>
    <w:rsid w:val="14ED35C6"/>
    <w:rsid w:val="14FBA11D"/>
    <w:rsid w:val="14FC2D49"/>
    <w:rsid w:val="14FCBEE4"/>
    <w:rsid w:val="14FFAEE1"/>
    <w:rsid w:val="14FFB777"/>
    <w:rsid w:val="15087222"/>
    <w:rsid w:val="1516745C"/>
    <w:rsid w:val="1516A72D"/>
    <w:rsid w:val="151B75D0"/>
    <w:rsid w:val="151F6239"/>
    <w:rsid w:val="1522B395"/>
    <w:rsid w:val="152F8663"/>
    <w:rsid w:val="153075A1"/>
    <w:rsid w:val="1535562D"/>
    <w:rsid w:val="153AA604"/>
    <w:rsid w:val="153CAB76"/>
    <w:rsid w:val="1553AF38"/>
    <w:rsid w:val="15606878"/>
    <w:rsid w:val="156D4D31"/>
    <w:rsid w:val="1572CC63"/>
    <w:rsid w:val="1574AD2A"/>
    <w:rsid w:val="15784717"/>
    <w:rsid w:val="157C4DA8"/>
    <w:rsid w:val="1598F65D"/>
    <w:rsid w:val="15A03487"/>
    <w:rsid w:val="15A2D955"/>
    <w:rsid w:val="15A6D5FB"/>
    <w:rsid w:val="15A7CC1B"/>
    <w:rsid w:val="15AADB00"/>
    <w:rsid w:val="15BA807E"/>
    <w:rsid w:val="15C328F1"/>
    <w:rsid w:val="15C35E7D"/>
    <w:rsid w:val="15C68780"/>
    <w:rsid w:val="15CA06A2"/>
    <w:rsid w:val="15D15094"/>
    <w:rsid w:val="15DD0BFE"/>
    <w:rsid w:val="15E45C9E"/>
    <w:rsid w:val="15E988EE"/>
    <w:rsid w:val="15EE09B4"/>
    <w:rsid w:val="15EE8659"/>
    <w:rsid w:val="15F5CC5A"/>
    <w:rsid w:val="16019EB3"/>
    <w:rsid w:val="16022962"/>
    <w:rsid w:val="160776A0"/>
    <w:rsid w:val="160DE942"/>
    <w:rsid w:val="160EAB32"/>
    <w:rsid w:val="1614B93D"/>
    <w:rsid w:val="161C1003"/>
    <w:rsid w:val="1625D7BE"/>
    <w:rsid w:val="16268704"/>
    <w:rsid w:val="16294101"/>
    <w:rsid w:val="162BD6A3"/>
    <w:rsid w:val="16326D07"/>
    <w:rsid w:val="163E3A32"/>
    <w:rsid w:val="16492CF6"/>
    <w:rsid w:val="16493EF3"/>
    <w:rsid w:val="1649D93F"/>
    <w:rsid w:val="16551D1D"/>
    <w:rsid w:val="16581BEA"/>
    <w:rsid w:val="165F3F27"/>
    <w:rsid w:val="16640F20"/>
    <w:rsid w:val="16662BB6"/>
    <w:rsid w:val="1668680A"/>
    <w:rsid w:val="166A0047"/>
    <w:rsid w:val="166C23E0"/>
    <w:rsid w:val="166E0AA2"/>
    <w:rsid w:val="166E4930"/>
    <w:rsid w:val="16771EF9"/>
    <w:rsid w:val="167FF5E3"/>
    <w:rsid w:val="168FC893"/>
    <w:rsid w:val="168FE35E"/>
    <w:rsid w:val="169C5419"/>
    <w:rsid w:val="16A296D7"/>
    <w:rsid w:val="16B5C481"/>
    <w:rsid w:val="16CA3E2A"/>
    <w:rsid w:val="16CB5814"/>
    <w:rsid w:val="16D08CCC"/>
    <w:rsid w:val="16D2CF96"/>
    <w:rsid w:val="16DABBF7"/>
    <w:rsid w:val="16DBF2BD"/>
    <w:rsid w:val="16E094E4"/>
    <w:rsid w:val="16E0EB7F"/>
    <w:rsid w:val="16E327F4"/>
    <w:rsid w:val="16E37C9C"/>
    <w:rsid w:val="16E383DD"/>
    <w:rsid w:val="16E398F2"/>
    <w:rsid w:val="16E4D9F0"/>
    <w:rsid w:val="16F1A158"/>
    <w:rsid w:val="16F8C4D5"/>
    <w:rsid w:val="170BE184"/>
    <w:rsid w:val="170CE951"/>
    <w:rsid w:val="1712BB58"/>
    <w:rsid w:val="1713134D"/>
    <w:rsid w:val="171EEB5B"/>
    <w:rsid w:val="17227D23"/>
    <w:rsid w:val="17242332"/>
    <w:rsid w:val="172EE85E"/>
    <w:rsid w:val="1731A075"/>
    <w:rsid w:val="17364D03"/>
    <w:rsid w:val="17369C74"/>
    <w:rsid w:val="1737B99F"/>
    <w:rsid w:val="174B2487"/>
    <w:rsid w:val="174D4483"/>
    <w:rsid w:val="175091ED"/>
    <w:rsid w:val="1752B05B"/>
    <w:rsid w:val="1759FD08"/>
    <w:rsid w:val="175ADDA9"/>
    <w:rsid w:val="175B6977"/>
    <w:rsid w:val="175C5019"/>
    <w:rsid w:val="175FA6E1"/>
    <w:rsid w:val="17671D3E"/>
    <w:rsid w:val="17672D16"/>
    <w:rsid w:val="1778524F"/>
    <w:rsid w:val="17792D03"/>
    <w:rsid w:val="177F7D9D"/>
    <w:rsid w:val="1781EC8F"/>
    <w:rsid w:val="1791B71A"/>
    <w:rsid w:val="17997249"/>
    <w:rsid w:val="179E7C1B"/>
    <w:rsid w:val="17A2125E"/>
    <w:rsid w:val="17AC53F1"/>
    <w:rsid w:val="17ACBD11"/>
    <w:rsid w:val="17B22E0F"/>
    <w:rsid w:val="17B420B4"/>
    <w:rsid w:val="17BFC785"/>
    <w:rsid w:val="17C0A794"/>
    <w:rsid w:val="17C13EFF"/>
    <w:rsid w:val="17CC1B94"/>
    <w:rsid w:val="17CE0B21"/>
    <w:rsid w:val="17CFC15C"/>
    <w:rsid w:val="17D2D386"/>
    <w:rsid w:val="17DE66E9"/>
    <w:rsid w:val="17E5C277"/>
    <w:rsid w:val="17E6FBFF"/>
    <w:rsid w:val="17EA5040"/>
    <w:rsid w:val="17F0EA84"/>
    <w:rsid w:val="17F96C9D"/>
    <w:rsid w:val="17F9E0F1"/>
    <w:rsid w:val="17FD3A97"/>
    <w:rsid w:val="18038B02"/>
    <w:rsid w:val="180782FD"/>
    <w:rsid w:val="180A6F68"/>
    <w:rsid w:val="180B031A"/>
    <w:rsid w:val="180CA080"/>
    <w:rsid w:val="180D0510"/>
    <w:rsid w:val="18120888"/>
    <w:rsid w:val="18218145"/>
    <w:rsid w:val="1822291C"/>
    <w:rsid w:val="18296C51"/>
    <w:rsid w:val="18390A78"/>
    <w:rsid w:val="183B6E47"/>
    <w:rsid w:val="183F6A43"/>
    <w:rsid w:val="184012E4"/>
    <w:rsid w:val="18465CC6"/>
    <w:rsid w:val="18589C25"/>
    <w:rsid w:val="1869EC67"/>
    <w:rsid w:val="186EC5A5"/>
    <w:rsid w:val="1873AF02"/>
    <w:rsid w:val="18760098"/>
    <w:rsid w:val="18806361"/>
    <w:rsid w:val="188A3D95"/>
    <w:rsid w:val="189F543B"/>
    <w:rsid w:val="18A0A540"/>
    <w:rsid w:val="18A3A05E"/>
    <w:rsid w:val="18A67077"/>
    <w:rsid w:val="18A8E0D6"/>
    <w:rsid w:val="18AB069F"/>
    <w:rsid w:val="18B3B1E0"/>
    <w:rsid w:val="18B82421"/>
    <w:rsid w:val="18C527C9"/>
    <w:rsid w:val="18C85EC0"/>
    <w:rsid w:val="18D01C50"/>
    <w:rsid w:val="18D0FBFA"/>
    <w:rsid w:val="18D13D00"/>
    <w:rsid w:val="18DE8696"/>
    <w:rsid w:val="18E88938"/>
    <w:rsid w:val="18F05C66"/>
    <w:rsid w:val="18F0C658"/>
    <w:rsid w:val="18FA32BA"/>
    <w:rsid w:val="18FAC9B3"/>
    <w:rsid w:val="18FC50C7"/>
    <w:rsid w:val="19014EEC"/>
    <w:rsid w:val="190E2B84"/>
    <w:rsid w:val="1916EDFA"/>
    <w:rsid w:val="1917CF92"/>
    <w:rsid w:val="191DBCF0"/>
    <w:rsid w:val="19231D28"/>
    <w:rsid w:val="19251AB2"/>
    <w:rsid w:val="19253C13"/>
    <w:rsid w:val="192CE34E"/>
    <w:rsid w:val="192D54AA"/>
    <w:rsid w:val="192EDB84"/>
    <w:rsid w:val="19306C0E"/>
    <w:rsid w:val="1932F6E7"/>
    <w:rsid w:val="193A8F81"/>
    <w:rsid w:val="19412CFB"/>
    <w:rsid w:val="19517476"/>
    <w:rsid w:val="195F270A"/>
    <w:rsid w:val="196014A3"/>
    <w:rsid w:val="1965A08A"/>
    <w:rsid w:val="196C0094"/>
    <w:rsid w:val="1970B4F4"/>
    <w:rsid w:val="1970D9A9"/>
    <w:rsid w:val="1973108F"/>
    <w:rsid w:val="1976D0E7"/>
    <w:rsid w:val="19785C4B"/>
    <w:rsid w:val="19839AC3"/>
    <w:rsid w:val="19856E64"/>
    <w:rsid w:val="198B0088"/>
    <w:rsid w:val="198F0D81"/>
    <w:rsid w:val="1992749B"/>
    <w:rsid w:val="19941E6E"/>
    <w:rsid w:val="199452E6"/>
    <w:rsid w:val="19964F2C"/>
    <w:rsid w:val="199BD99B"/>
    <w:rsid w:val="199E5CCB"/>
    <w:rsid w:val="19AAB0F7"/>
    <w:rsid w:val="19AAB606"/>
    <w:rsid w:val="19ADCFFB"/>
    <w:rsid w:val="19CB8731"/>
    <w:rsid w:val="19DA8372"/>
    <w:rsid w:val="19DB607C"/>
    <w:rsid w:val="19DC2A6C"/>
    <w:rsid w:val="19E01DA2"/>
    <w:rsid w:val="19E6519A"/>
    <w:rsid w:val="19E78557"/>
    <w:rsid w:val="19E8D98E"/>
    <w:rsid w:val="19EBB764"/>
    <w:rsid w:val="19EECD62"/>
    <w:rsid w:val="19F55A4D"/>
    <w:rsid w:val="19F7DC45"/>
    <w:rsid w:val="19FA7540"/>
    <w:rsid w:val="1A147B22"/>
    <w:rsid w:val="1A23D267"/>
    <w:rsid w:val="1A263F88"/>
    <w:rsid w:val="1A281ED3"/>
    <w:rsid w:val="1A296C01"/>
    <w:rsid w:val="1A2987AB"/>
    <w:rsid w:val="1A2EEDDD"/>
    <w:rsid w:val="1A2F91B1"/>
    <w:rsid w:val="1A3B1B9C"/>
    <w:rsid w:val="1A474CE1"/>
    <w:rsid w:val="1A4AFBD0"/>
    <w:rsid w:val="1A501C23"/>
    <w:rsid w:val="1A531F40"/>
    <w:rsid w:val="1A605C5E"/>
    <w:rsid w:val="1A6F8BF7"/>
    <w:rsid w:val="1A75F85E"/>
    <w:rsid w:val="1A828FED"/>
    <w:rsid w:val="1A8C1160"/>
    <w:rsid w:val="1A8D33F7"/>
    <w:rsid w:val="1A9312DD"/>
    <w:rsid w:val="1A94D501"/>
    <w:rsid w:val="1A9AB9EF"/>
    <w:rsid w:val="1A9BC56D"/>
    <w:rsid w:val="1A9D173B"/>
    <w:rsid w:val="1AA7C53B"/>
    <w:rsid w:val="1AB00926"/>
    <w:rsid w:val="1AC1A5E1"/>
    <w:rsid w:val="1AD17FFB"/>
    <w:rsid w:val="1AE15E58"/>
    <w:rsid w:val="1AE4D9F7"/>
    <w:rsid w:val="1AE53056"/>
    <w:rsid w:val="1AE735AB"/>
    <w:rsid w:val="1AE9CED1"/>
    <w:rsid w:val="1AF9AB2E"/>
    <w:rsid w:val="1AFE4DA6"/>
    <w:rsid w:val="1B01A77B"/>
    <w:rsid w:val="1B01D77C"/>
    <w:rsid w:val="1B01FCC3"/>
    <w:rsid w:val="1B0EC278"/>
    <w:rsid w:val="1B1189DD"/>
    <w:rsid w:val="1B18A65D"/>
    <w:rsid w:val="1B1E055A"/>
    <w:rsid w:val="1B21D8F4"/>
    <w:rsid w:val="1B2A9FFF"/>
    <w:rsid w:val="1B2ABB4B"/>
    <w:rsid w:val="1B31C09F"/>
    <w:rsid w:val="1B33963E"/>
    <w:rsid w:val="1B37E7C7"/>
    <w:rsid w:val="1B39CA72"/>
    <w:rsid w:val="1B3B281D"/>
    <w:rsid w:val="1B3CA92C"/>
    <w:rsid w:val="1B3FE528"/>
    <w:rsid w:val="1B41AAE2"/>
    <w:rsid w:val="1B42248E"/>
    <w:rsid w:val="1B4283DD"/>
    <w:rsid w:val="1B4841C6"/>
    <w:rsid w:val="1B633005"/>
    <w:rsid w:val="1B6AF595"/>
    <w:rsid w:val="1B6B3F27"/>
    <w:rsid w:val="1B6DD059"/>
    <w:rsid w:val="1B769965"/>
    <w:rsid w:val="1B7B1BC3"/>
    <w:rsid w:val="1B7DD4D2"/>
    <w:rsid w:val="1B8A6494"/>
    <w:rsid w:val="1B8DB5B0"/>
    <w:rsid w:val="1B99736A"/>
    <w:rsid w:val="1B9B4A58"/>
    <w:rsid w:val="1B9D1E11"/>
    <w:rsid w:val="1BA18A60"/>
    <w:rsid w:val="1BA9CA88"/>
    <w:rsid w:val="1BB030C0"/>
    <w:rsid w:val="1BB399A2"/>
    <w:rsid w:val="1BBD0905"/>
    <w:rsid w:val="1BC0C380"/>
    <w:rsid w:val="1BC138C6"/>
    <w:rsid w:val="1BCDE9FF"/>
    <w:rsid w:val="1BD0AC99"/>
    <w:rsid w:val="1BD3A732"/>
    <w:rsid w:val="1BD6A55C"/>
    <w:rsid w:val="1BD8C001"/>
    <w:rsid w:val="1BDB78EB"/>
    <w:rsid w:val="1BE2C16B"/>
    <w:rsid w:val="1BE656D3"/>
    <w:rsid w:val="1BE9879A"/>
    <w:rsid w:val="1BF1540F"/>
    <w:rsid w:val="1BFA3F09"/>
    <w:rsid w:val="1BFF4C38"/>
    <w:rsid w:val="1C02F50C"/>
    <w:rsid w:val="1C0A032F"/>
    <w:rsid w:val="1C0A2EB9"/>
    <w:rsid w:val="1C0A4952"/>
    <w:rsid w:val="1C10005B"/>
    <w:rsid w:val="1C12430B"/>
    <w:rsid w:val="1C168777"/>
    <w:rsid w:val="1C1F58A3"/>
    <w:rsid w:val="1C227114"/>
    <w:rsid w:val="1C2451CD"/>
    <w:rsid w:val="1C27B626"/>
    <w:rsid w:val="1C343F04"/>
    <w:rsid w:val="1C3744C7"/>
    <w:rsid w:val="1C398D8E"/>
    <w:rsid w:val="1C42A0E4"/>
    <w:rsid w:val="1C4477FC"/>
    <w:rsid w:val="1C46A525"/>
    <w:rsid w:val="1C49CCB0"/>
    <w:rsid w:val="1C4D9D8E"/>
    <w:rsid w:val="1C555DB2"/>
    <w:rsid w:val="1C66FEF1"/>
    <w:rsid w:val="1C6E8C9E"/>
    <w:rsid w:val="1C70964B"/>
    <w:rsid w:val="1C7553BF"/>
    <w:rsid w:val="1C7BCD42"/>
    <w:rsid w:val="1C81EDC8"/>
    <w:rsid w:val="1C81FD1C"/>
    <w:rsid w:val="1C87E688"/>
    <w:rsid w:val="1C8F8E9B"/>
    <w:rsid w:val="1C8FEFB7"/>
    <w:rsid w:val="1C9DC1CD"/>
    <w:rsid w:val="1CA1BC86"/>
    <w:rsid w:val="1CAB2B84"/>
    <w:rsid w:val="1CB2C954"/>
    <w:rsid w:val="1CB794E2"/>
    <w:rsid w:val="1CBC1156"/>
    <w:rsid w:val="1CBE4A05"/>
    <w:rsid w:val="1CC97AAD"/>
    <w:rsid w:val="1CCDF045"/>
    <w:rsid w:val="1CD2E972"/>
    <w:rsid w:val="1CD704AE"/>
    <w:rsid w:val="1CE314CE"/>
    <w:rsid w:val="1CE39CD8"/>
    <w:rsid w:val="1CE48F2E"/>
    <w:rsid w:val="1CF37FF0"/>
    <w:rsid w:val="1CF852E2"/>
    <w:rsid w:val="1CFBE9C1"/>
    <w:rsid w:val="1CFF87EE"/>
    <w:rsid w:val="1D01B0B9"/>
    <w:rsid w:val="1D079838"/>
    <w:rsid w:val="1D07B2CE"/>
    <w:rsid w:val="1D0A248F"/>
    <w:rsid w:val="1D0C905F"/>
    <w:rsid w:val="1D175D7E"/>
    <w:rsid w:val="1D18EDA5"/>
    <w:rsid w:val="1D1A9595"/>
    <w:rsid w:val="1D257BB3"/>
    <w:rsid w:val="1D27EBED"/>
    <w:rsid w:val="1D2919D0"/>
    <w:rsid w:val="1D2CB580"/>
    <w:rsid w:val="1D362AB1"/>
    <w:rsid w:val="1D36A821"/>
    <w:rsid w:val="1D38A803"/>
    <w:rsid w:val="1D3FC2D3"/>
    <w:rsid w:val="1D5058E7"/>
    <w:rsid w:val="1D521C02"/>
    <w:rsid w:val="1D539777"/>
    <w:rsid w:val="1D545A97"/>
    <w:rsid w:val="1D548675"/>
    <w:rsid w:val="1D57C55C"/>
    <w:rsid w:val="1D593773"/>
    <w:rsid w:val="1D5B63BA"/>
    <w:rsid w:val="1D643A2A"/>
    <w:rsid w:val="1D65DF29"/>
    <w:rsid w:val="1D6864A1"/>
    <w:rsid w:val="1D6C17C2"/>
    <w:rsid w:val="1D71E0BC"/>
    <w:rsid w:val="1D780281"/>
    <w:rsid w:val="1D794F93"/>
    <w:rsid w:val="1D7AA0AC"/>
    <w:rsid w:val="1D842DC7"/>
    <w:rsid w:val="1D86682A"/>
    <w:rsid w:val="1D87FB90"/>
    <w:rsid w:val="1D8B4D1F"/>
    <w:rsid w:val="1D9B228F"/>
    <w:rsid w:val="1DA6CFFE"/>
    <w:rsid w:val="1DA70CDA"/>
    <w:rsid w:val="1DA73551"/>
    <w:rsid w:val="1DAAC301"/>
    <w:rsid w:val="1DBFF743"/>
    <w:rsid w:val="1DC23190"/>
    <w:rsid w:val="1DC29690"/>
    <w:rsid w:val="1DC3D3F4"/>
    <w:rsid w:val="1DD47B26"/>
    <w:rsid w:val="1DDA8887"/>
    <w:rsid w:val="1DDAE06C"/>
    <w:rsid w:val="1DEC08B6"/>
    <w:rsid w:val="1DF03C38"/>
    <w:rsid w:val="1DF2E379"/>
    <w:rsid w:val="1DF45000"/>
    <w:rsid w:val="1E0531CE"/>
    <w:rsid w:val="1E069160"/>
    <w:rsid w:val="1E0F7C81"/>
    <w:rsid w:val="1E1034BC"/>
    <w:rsid w:val="1E136DC6"/>
    <w:rsid w:val="1E170290"/>
    <w:rsid w:val="1E2267DB"/>
    <w:rsid w:val="1E2658C5"/>
    <w:rsid w:val="1E3C2B55"/>
    <w:rsid w:val="1E57F8B7"/>
    <w:rsid w:val="1E65E434"/>
    <w:rsid w:val="1E68AE21"/>
    <w:rsid w:val="1E747AB4"/>
    <w:rsid w:val="1E78D1AD"/>
    <w:rsid w:val="1E7FAB13"/>
    <w:rsid w:val="1E851D8A"/>
    <w:rsid w:val="1E874D3F"/>
    <w:rsid w:val="1E8A4118"/>
    <w:rsid w:val="1E8C2C8D"/>
    <w:rsid w:val="1E9ADEE9"/>
    <w:rsid w:val="1E9FB98A"/>
    <w:rsid w:val="1EA0DC18"/>
    <w:rsid w:val="1EA430F4"/>
    <w:rsid w:val="1EA8A934"/>
    <w:rsid w:val="1EB4BE06"/>
    <w:rsid w:val="1EC125C4"/>
    <w:rsid w:val="1EC764C9"/>
    <w:rsid w:val="1EC7B44A"/>
    <w:rsid w:val="1ECB8DD5"/>
    <w:rsid w:val="1ED6FAEF"/>
    <w:rsid w:val="1EDD7A03"/>
    <w:rsid w:val="1EE380BA"/>
    <w:rsid w:val="1EE41E68"/>
    <w:rsid w:val="1EE93C44"/>
    <w:rsid w:val="1EF3D50C"/>
    <w:rsid w:val="1F023D95"/>
    <w:rsid w:val="1F08BA76"/>
    <w:rsid w:val="1F0F7359"/>
    <w:rsid w:val="1F110077"/>
    <w:rsid w:val="1F1EE35C"/>
    <w:rsid w:val="1F2A1A80"/>
    <w:rsid w:val="1F2A210F"/>
    <w:rsid w:val="1F2CE4F9"/>
    <w:rsid w:val="1F31ADF5"/>
    <w:rsid w:val="1F399108"/>
    <w:rsid w:val="1F3A7744"/>
    <w:rsid w:val="1F3E1273"/>
    <w:rsid w:val="1F46F8D5"/>
    <w:rsid w:val="1F487FF1"/>
    <w:rsid w:val="1F4B4EDD"/>
    <w:rsid w:val="1F4BEC01"/>
    <w:rsid w:val="1F4CAA4A"/>
    <w:rsid w:val="1F4EFDB9"/>
    <w:rsid w:val="1F5BB21D"/>
    <w:rsid w:val="1F5E912F"/>
    <w:rsid w:val="1F5EFCAB"/>
    <w:rsid w:val="1F688E3B"/>
    <w:rsid w:val="1F6AB8AB"/>
    <w:rsid w:val="1F6B513A"/>
    <w:rsid w:val="1F6DA722"/>
    <w:rsid w:val="1F70ABDB"/>
    <w:rsid w:val="1F795D32"/>
    <w:rsid w:val="1F805BF1"/>
    <w:rsid w:val="1F82E273"/>
    <w:rsid w:val="1F867031"/>
    <w:rsid w:val="1F8922DD"/>
    <w:rsid w:val="1F8B7992"/>
    <w:rsid w:val="1F8CFE74"/>
    <w:rsid w:val="1F8D8749"/>
    <w:rsid w:val="1F942552"/>
    <w:rsid w:val="1F94EBFA"/>
    <w:rsid w:val="1F9962E0"/>
    <w:rsid w:val="1F9BE3D4"/>
    <w:rsid w:val="1F9CC72A"/>
    <w:rsid w:val="1FA238A0"/>
    <w:rsid w:val="1FA47B63"/>
    <w:rsid w:val="1FA64EC2"/>
    <w:rsid w:val="1FB049AB"/>
    <w:rsid w:val="1FB5740E"/>
    <w:rsid w:val="1FB9BB63"/>
    <w:rsid w:val="1FC0506C"/>
    <w:rsid w:val="1FC56078"/>
    <w:rsid w:val="1FEB33A0"/>
    <w:rsid w:val="1FF621F3"/>
    <w:rsid w:val="1FFA706B"/>
    <w:rsid w:val="20213890"/>
    <w:rsid w:val="20350C09"/>
    <w:rsid w:val="203697AF"/>
    <w:rsid w:val="203BADE3"/>
    <w:rsid w:val="203F09A4"/>
    <w:rsid w:val="203FC8E0"/>
    <w:rsid w:val="20409B20"/>
    <w:rsid w:val="2046703F"/>
    <w:rsid w:val="2049C4F6"/>
    <w:rsid w:val="205BE359"/>
    <w:rsid w:val="2060D82C"/>
    <w:rsid w:val="2061A4FB"/>
    <w:rsid w:val="2061D385"/>
    <w:rsid w:val="20672BE9"/>
    <w:rsid w:val="206DDB0F"/>
    <w:rsid w:val="20730F53"/>
    <w:rsid w:val="207815DE"/>
    <w:rsid w:val="20793C9D"/>
    <w:rsid w:val="207A1497"/>
    <w:rsid w:val="207AC238"/>
    <w:rsid w:val="208A3319"/>
    <w:rsid w:val="208E8A57"/>
    <w:rsid w:val="20982EA7"/>
    <w:rsid w:val="20A6B552"/>
    <w:rsid w:val="20B59E33"/>
    <w:rsid w:val="20B8E7CF"/>
    <w:rsid w:val="20C879D5"/>
    <w:rsid w:val="20D2FE03"/>
    <w:rsid w:val="20E4B5A7"/>
    <w:rsid w:val="20EEE3D5"/>
    <w:rsid w:val="20F7A960"/>
    <w:rsid w:val="20FE3D14"/>
    <w:rsid w:val="210246D4"/>
    <w:rsid w:val="21038261"/>
    <w:rsid w:val="2103D2A6"/>
    <w:rsid w:val="210ADB93"/>
    <w:rsid w:val="210B0968"/>
    <w:rsid w:val="210FCB16"/>
    <w:rsid w:val="21114868"/>
    <w:rsid w:val="21207D5B"/>
    <w:rsid w:val="213B1A5D"/>
    <w:rsid w:val="213C7CC5"/>
    <w:rsid w:val="213E6357"/>
    <w:rsid w:val="21419F07"/>
    <w:rsid w:val="2156CC4D"/>
    <w:rsid w:val="215B5228"/>
    <w:rsid w:val="21619900"/>
    <w:rsid w:val="216BA648"/>
    <w:rsid w:val="216D3997"/>
    <w:rsid w:val="216E0E58"/>
    <w:rsid w:val="21773E1C"/>
    <w:rsid w:val="217A99FB"/>
    <w:rsid w:val="2181537A"/>
    <w:rsid w:val="21978082"/>
    <w:rsid w:val="2198D2E3"/>
    <w:rsid w:val="219A2E7E"/>
    <w:rsid w:val="219D9557"/>
    <w:rsid w:val="21A0A896"/>
    <w:rsid w:val="21A19DB1"/>
    <w:rsid w:val="21A3D51C"/>
    <w:rsid w:val="21A653DA"/>
    <w:rsid w:val="21AA0AA9"/>
    <w:rsid w:val="21AD7BB3"/>
    <w:rsid w:val="21AD896A"/>
    <w:rsid w:val="21B4FDA2"/>
    <w:rsid w:val="21BB3A4C"/>
    <w:rsid w:val="21C12E56"/>
    <w:rsid w:val="21C1BE18"/>
    <w:rsid w:val="21C3E2BE"/>
    <w:rsid w:val="21C48422"/>
    <w:rsid w:val="21C5F8CF"/>
    <w:rsid w:val="21D806C4"/>
    <w:rsid w:val="21D8BCA6"/>
    <w:rsid w:val="21DB8DB3"/>
    <w:rsid w:val="21E24423"/>
    <w:rsid w:val="21E41481"/>
    <w:rsid w:val="21E45A90"/>
    <w:rsid w:val="21EC5EC8"/>
    <w:rsid w:val="21F03709"/>
    <w:rsid w:val="21F1E1A5"/>
    <w:rsid w:val="21F2B74F"/>
    <w:rsid w:val="21F60EB0"/>
    <w:rsid w:val="21FB1E82"/>
    <w:rsid w:val="21FDB33A"/>
    <w:rsid w:val="2201FC1F"/>
    <w:rsid w:val="2209AB70"/>
    <w:rsid w:val="22127B28"/>
    <w:rsid w:val="22156A26"/>
    <w:rsid w:val="222626E6"/>
    <w:rsid w:val="2226D976"/>
    <w:rsid w:val="22339FD7"/>
    <w:rsid w:val="223BF360"/>
    <w:rsid w:val="223ECEDD"/>
    <w:rsid w:val="22430AD0"/>
    <w:rsid w:val="2249BB58"/>
    <w:rsid w:val="225926A1"/>
    <w:rsid w:val="225C1DB3"/>
    <w:rsid w:val="225F67C9"/>
    <w:rsid w:val="2264A842"/>
    <w:rsid w:val="2267AE23"/>
    <w:rsid w:val="2268024F"/>
    <w:rsid w:val="226AC71D"/>
    <w:rsid w:val="2271C553"/>
    <w:rsid w:val="2273043E"/>
    <w:rsid w:val="227C66FB"/>
    <w:rsid w:val="228387D0"/>
    <w:rsid w:val="22879E41"/>
    <w:rsid w:val="228EC211"/>
    <w:rsid w:val="229560A4"/>
    <w:rsid w:val="2296FFB8"/>
    <w:rsid w:val="229DDA98"/>
    <w:rsid w:val="229F849A"/>
    <w:rsid w:val="22AE2A73"/>
    <w:rsid w:val="22AFD39C"/>
    <w:rsid w:val="22AFEAEF"/>
    <w:rsid w:val="22B128F9"/>
    <w:rsid w:val="22B464B4"/>
    <w:rsid w:val="22BA9962"/>
    <w:rsid w:val="22BDB665"/>
    <w:rsid w:val="22C4FC13"/>
    <w:rsid w:val="22C58A83"/>
    <w:rsid w:val="22CAAD2B"/>
    <w:rsid w:val="22CFD048"/>
    <w:rsid w:val="22D7EB44"/>
    <w:rsid w:val="22D89CF8"/>
    <w:rsid w:val="22DFE6C0"/>
    <w:rsid w:val="22E1CBCA"/>
    <w:rsid w:val="22E8B013"/>
    <w:rsid w:val="22E9AC24"/>
    <w:rsid w:val="22F687FB"/>
    <w:rsid w:val="22F8E4AA"/>
    <w:rsid w:val="22FB1FA8"/>
    <w:rsid w:val="22FBD7C4"/>
    <w:rsid w:val="23021CAA"/>
    <w:rsid w:val="2306F6E9"/>
    <w:rsid w:val="230C042A"/>
    <w:rsid w:val="23134F0A"/>
    <w:rsid w:val="231531E3"/>
    <w:rsid w:val="231B6FEC"/>
    <w:rsid w:val="231DB2D3"/>
    <w:rsid w:val="231E2201"/>
    <w:rsid w:val="23206B5A"/>
    <w:rsid w:val="2321EFD4"/>
    <w:rsid w:val="2326E898"/>
    <w:rsid w:val="2338BA51"/>
    <w:rsid w:val="23396D8B"/>
    <w:rsid w:val="23417165"/>
    <w:rsid w:val="23439BF4"/>
    <w:rsid w:val="234B23B8"/>
    <w:rsid w:val="2351BEDD"/>
    <w:rsid w:val="23639BA7"/>
    <w:rsid w:val="23651B1B"/>
    <w:rsid w:val="2367D1BB"/>
    <w:rsid w:val="23688140"/>
    <w:rsid w:val="23695027"/>
    <w:rsid w:val="236BEEFA"/>
    <w:rsid w:val="236E48C1"/>
    <w:rsid w:val="23706BFD"/>
    <w:rsid w:val="237292EC"/>
    <w:rsid w:val="2372F0DC"/>
    <w:rsid w:val="237B9125"/>
    <w:rsid w:val="237C772F"/>
    <w:rsid w:val="238A7811"/>
    <w:rsid w:val="23903172"/>
    <w:rsid w:val="23925BB8"/>
    <w:rsid w:val="2392DF39"/>
    <w:rsid w:val="2393A420"/>
    <w:rsid w:val="239668A2"/>
    <w:rsid w:val="23A152B5"/>
    <w:rsid w:val="23A192BE"/>
    <w:rsid w:val="23A45BD5"/>
    <w:rsid w:val="23A8618D"/>
    <w:rsid w:val="23A9AC12"/>
    <w:rsid w:val="23B5DDC6"/>
    <w:rsid w:val="23C122F5"/>
    <w:rsid w:val="23C19F87"/>
    <w:rsid w:val="23C56ED5"/>
    <w:rsid w:val="23C95651"/>
    <w:rsid w:val="23D0EC4B"/>
    <w:rsid w:val="23E28505"/>
    <w:rsid w:val="23E90479"/>
    <w:rsid w:val="23EFBD8A"/>
    <w:rsid w:val="23F05B2C"/>
    <w:rsid w:val="23F77E71"/>
    <w:rsid w:val="23FA1C23"/>
    <w:rsid w:val="23FA90C9"/>
    <w:rsid w:val="23FCED8C"/>
    <w:rsid w:val="23FD5906"/>
    <w:rsid w:val="23FDD392"/>
    <w:rsid w:val="24056D94"/>
    <w:rsid w:val="2410E44C"/>
    <w:rsid w:val="241C4C93"/>
    <w:rsid w:val="2420E4ED"/>
    <w:rsid w:val="2424482F"/>
    <w:rsid w:val="242455CC"/>
    <w:rsid w:val="24263A7B"/>
    <w:rsid w:val="242BA644"/>
    <w:rsid w:val="242E93F4"/>
    <w:rsid w:val="2438CDF5"/>
    <w:rsid w:val="243D7C5A"/>
    <w:rsid w:val="2440698F"/>
    <w:rsid w:val="2441F97A"/>
    <w:rsid w:val="244250C3"/>
    <w:rsid w:val="244E666E"/>
    <w:rsid w:val="24604046"/>
    <w:rsid w:val="24606F97"/>
    <w:rsid w:val="24617340"/>
    <w:rsid w:val="24649E31"/>
    <w:rsid w:val="2466153C"/>
    <w:rsid w:val="246835F0"/>
    <w:rsid w:val="246C06EA"/>
    <w:rsid w:val="24706B39"/>
    <w:rsid w:val="24762FA1"/>
    <w:rsid w:val="247D8D40"/>
    <w:rsid w:val="247ECD79"/>
    <w:rsid w:val="248549D0"/>
    <w:rsid w:val="2487BFC1"/>
    <w:rsid w:val="248A1620"/>
    <w:rsid w:val="248C4A6F"/>
    <w:rsid w:val="248E30DF"/>
    <w:rsid w:val="249045DC"/>
    <w:rsid w:val="249FD793"/>
    <w:rsid w:val="24AFB5E7"/>
    <w:rsid w:val="24B46CA9"/>
    <w:rsid w:val="24BA1427"/>
    <w:rsid w:val="24C05503"/>
    <w:rsid w:val="24C250F1"/>
    <w:rsid w:val="24CA1A13"/>
    <w:rsid w:val="24D58B53"/>
    <w:rsid w:val="24D64884"/>
    <w:rsid w:val="24DFC93A"/>
    <w:rsid w:val="24E56BD6"/>
    <w:rsid w:val="24E5E873"/>
    <w:rsid w:val="24E8C787"/>
    <w:rsid w:val="24EB693B"/>
    <w:rsid w:val="24ED389F"/>
    <w:rsid w:val="24EFD588"/>
    <w:rsid w:val="24F71929"/>
    <w:rsid w:val="24FC63F1"/>
    <w:rsid w:val="24FCF9C5"/>
    <w:rsid w:val="250D85BD"/>
    <w:rsid w:val="25101D9C"/>
    <w:rsid w:val="25313F4D"/>
    <w:rsid w:val="2532FE05"/>
    <w:rsid w:val="2536A30D"/>
    <w:rsid w:val="25458F04"/>
    <w:rsid w:val="25568CB2"/>
    <w:rsid w:val="255BA415"/>
    <w:rsid w:val="2565E97D"/>
    <w:rsid w:val="2567BD37"/>
    <w:rsid w:val="2569586E"/>
    <w:rsid w:val="256A1B13"/>
    <w:rsid w:val="2570C66F"/>
    <w:rsid w:val="257581DC"/>
    <w:rsid w:val="257E0D9E"/>
    <w:rsid w:val="2586B03D"/>
    <w:rsid w:val="258A31AF"/>
    <w:rsid w:val="259786E5"/>
    <w:rsid w:val="259ACED6"/>
    <w:rsid w:val="259E21A7"/>
    <w:rsid w:val="25A612FF"/>
    <w:rsid w:val="25A93613"/>
    <w:rsid w:val="25AEB02D"/>
    <w:rsid w:val="25B65168"/>
    <w:rsid w:val="25BA5A6E"/>
    <w:rsid w:val="25BAD1B4"/>
    <w:rsid w:val="25BD6321"/>
    <w:rsid w:val="25BFFA55"/>
    <w:rsid w:val="25C7D157"/>
    <w:rsid w:val="25C7F3F2"/>
    <w:rsid w:val="25D9DD95"/>
    <w:rsid w:val="25DA2B8C"/>
    <w:rsid w:val="25DCF12E"/>
    <w:rsid w:val="25DEF760"/>
    <w:rsid w:val="25DFDC30"/>
    <w:rsid w:val="25EC33C9"/>
    <w:rsid w:val="25EFA1E7"/>
    <w:rsid w:val="25F202D9"/>
    <w:rsid w:val="25F9A9D8"/>
    <w:rsid w:val="25FA03E7"/>
    <w:rsid w:val="26000745"/>
    <w:rsid w:val="2601892A"/>
    <w:rsid w:val="2610F90C"/>
    <w:rsid w:val="261A7621"/>
    <w:rsid w:val="2621D10D"/>
    <w:rsid w:val="2625A21B"/>
    <w:rsid w:val="262E5DEC"/>
    <w:rsid w:val="263B1427"/>
    <w:rsid w:val="263E479B"/>
    <w:rsid w:val="264C6B5B"/>
    <w:rsid w:val="264F1F03"/>
    <w:rsid w:val="26525C32"/>
    <w:rsid w:val="265870B7"/>
    <w:rsid w:val="265A7D39"/>
    <w:rsid w:val="265D9E5D"/>
    <w:rsid w:val="2660493A"/>
    <w:rsid w:val="2663259E"/>
    <w:rsid w:val="2664370D"/>
    <w:rsid w:val="2665FBE2"/>
    <w:rsid w:val="266BE891"/>
    <w:rsid w:val="2672A820"/>
    <w:rsid w:val="2674175B"/>
    <w:rsid w:val="267461D0"/>
    <w:rsid w:val="267AC82F"/>
    <w:rsid w:val="267D81CD"/>
    <w:rsid w:val="267E3C5D"/>
    <w:rsid w:val="267E9F2F"/>
    <w:rsid w:val="267F9C89"/>
    <w:rsid w:val="26A1FBCC"/>
    <w:rsid w:val="26A31142"/>
    <w:rsid w:val="26AC50CC"/>
    <w:rsid w:val="26B417F1"/>
    <w:rsid w:val="26B6FEEA"/>
    <w:rsid w:val="26BD4A52"/>
    <w:rsid w:val="26BDB975"/>
    <w:rsid w:val="26C7B660"/>
    <w:rsid w:val="26CDFD2F"/>
    <w:rsid w:val="26D425CA"/>
    <w:rsid w:val="26D79AF4"/>
    <w:rsid w:val="26DD6964"/>
    <w:rsid w:val="26E0C783"/>
    <w:rsid w:val="26EDC91F"/>
    <w:rsid w:val="26F565F1"/>
    <w:rsid w:val="26FC1FE7"/>
    <w:rsid w:val="26FF35F2"/>
    <w:rsid w:val="270525F5"/>
    <w:rsid w:val="270E29BF"/>
    <w:rsid w:val="27133669"/>
    <w:rsid w:val="271396E3"/>
    <w:rsid w:val="271518AF"/>
    <w:rsid w:val="271AE003"/>
    <w:rsid w:val="271C8AAE"/>
    <w:rsid w:val="2728DBA2"/>
    <w:rsid w:val="272F64CC"/>
    <w:rsid w:val="2734947B"/>
    <w:rsid w:val="273872C5"/>
    <w:rsid w:val="2739827F"/>
    <w:rsid w:val="2739F208"/>
    <w:rsid w:val="274F1B72"/>
    <w:rsid w:val="275C8B01"/>
    <w:rsid w:val="27650294"/>
    <w:rsid w:val="276FB1A9"/>
    <w:rsid w:val="277209E8"/>
    <w:rsid w:val="27723B46"/>
    <w:rsid w:val="277530DB"/>
    <w:rsid w:val="2786436A"/>
    <w:rsid w:val="278657F3"/>
    <w:rsid w:val="278F2767"/>
    <w:rsid w:val="27942661"/>
    <w:rsid w:val="27942C80"/>
    <w:rsid w:val="27991148"/>
    <w:rsid w:val="279944EF"/>
    <w:rsid w:val="279DD0DF"/>
    <w:rsid w:val="27A4F69D"/>
    <w:rsid w:val="27A96734"/>
    <w:rsid w:val="27AFACBA"/>
    <w:rsid w:val="27B2CE8A"/>
    <w:rsid w:val="27B36804"/>
    <w:rsid w:val="27B40D43"/>
    <w:rsid w:val="27B43C2C"/>
    <w:rsid w:val="27BCB3E4"/>
    <w:rsid w:val="27C97A35"/>
    <w:rsid w:val="27CED434"/>
    <w:rsid w:val="27D11A01"/>
    <w:rsid w:val="27D2C44B"/>
    <w:rsid w:val="27E1052A"/>
    <w:rsid w:val="27E3C5DE"/>
    <w:rsid w:val="27E8511C"/>
    <w:rsid w:val="27E93610"/>
    <w:rsid w:val="27F98A9F"/>
    <w:rsid w:val="280502F7"/>
    <w:rsid w:val="280742F8"/>
    <w:rsid w:val="280C9533"/>
    <w:rsid w:val="2810543D"/>
    <w:rsid w:val="2810DF35"/>
    <w:rsid w:val="28113D04"/>
    <w:rsid w:val="28140DD9"/>
    <w:rsid w:val="28201144"/>
    <w:rsid w:val="2835C4D1"/>
    <w:rsid w:val="2836921E"/>
    <w:rsid w:val="2839469B"/>
    <w:rsid w:val="283D995C"/>
    <w:rsid w:val="2841ED75"/>
    <w:rsid w:val="284C5A94"/>
    <w:rsid w:val="284CCA40"/>
    <w:rsid w:val="2851EA4E"/>
    <w:rsid w:val="2853F625"/>
    <w:rsid w:val="2856ABCE"/>
    <w:rsid w:val="285763C6"/>
    <w:rsid w:val="285BED92"/>
    <w:rsid w:val="28606E31"/>
    <w:rsid w:val="28611ECE"/>
    <w:rsid w:val="286883D4"/>
    <w:rsid w:val="286910AF"/>
    <w:rsid w:val="286A8C16"/>
    <w:rsid w:val="286EB728"/>
    <w:rsid w:val="286F2C80"/>
    <w:rsid w:val="2879657C"/>
    <w:rsid w:val="287D870A"/>
    <w:rsid w:val="28814891"/>
    <w:rsid w:val="2884C5F2"/>
    <w:rsid w:val="28897E96"/>
    <w:rsid w:val="288ABEDE"/>
    <w:rsid w:val="288BBAEA"/>
    <w:rsid w:val="2891BA1A"/>
    <w:rsid w:val="28946F72"/>
    <w:rsid w:val="289825D1"/>
    <w:rsid w:val="289B9542"/>
    <w:rsid w:val="289EB9B8"/>
    <w:rsid w:val="28A0F431"/>
    <w:rsid w:val="28A48995"/>
    <w:rsid w:val="28A8752A"/>
    <w:rsid w:val="28B383C2"/>
    <w:rsid w:val="28B3BCAD"/>
    <w:rsid w:val="28BDD662"/>
    <w:rsid w:val="28BEE48F"/>
    <w:rsid w:val="28C24B02"/>
    <w:rsid w:val="28C4707E"/>
    <w:rsid w:val="28C93777"/>
    <w:rsid w:val="28CA5FEC"/>
    <w:rsid w:val="28D15CF9"/>
    <w:rsid w:val="28D30B75"/>
    <w:rsid w:val="28D6F111"/>
    <w:rsid w:val="28D83114"/>
    <w:rsid w:val="28E19D49"/>
    <w:rsid w:val="28E4A7BB"/>
    <w:rsid w:val="28E6AECD"/>
    <w:rsid w:val="28E7A1A5"/>
    <w:rsid w:val="28EBFA3B"/>
    <w:rsid w:val="28F3D934"/>
    <w:rsid w:val="28F562BF"/>
    <w:rsid w:val="28F9794B"/>
    <w:rsid w:val="28FFFC6D"/>
    <w:rsid w:val="290711AF"/>
    <w:rsid w:val="2914E60B"/>
    <w:rsid w:val="291A827E"/>
    <w:rsid w:val="291BC6B4"/>
    <w:rsid w:val="291D44A2"/>
    <w:rsid w:val="292A7900"/>
    <w:rsid w:val="293BCE40"/>
    <w:rsid w:val="2948BA67"/>
    <w:rsid w:val="294C7B6B"/>
    <w:rsid w:val="29517048"/>
    <w:rsid w:val="2956C299"/>
    <w:rsid w:val="295FEB13"/>
    <w:rsid w:val="296A7EA9"/>
    <w:rsid w:val="296AB2A2"/>
    <w:rsid w:val="296B0ECF"/>
    <w:rsid w:val="296C52A4"/>
    <w:rsid w:val="29724CBB"/>
    <w:rsid w:val="29726091"/>
    <w:rsid w:val="2972C6C7"/>
    <w:rsid w:val="2976B9BE"/>
    <w:rsid w:val="297CF598"/>
    <w:rsid w:val="29847FE4"/>
    <w:rsid w:val="298FAA1C"/>
    <w:rsid w:val="299211CC"/>
    <w:rsid w:val="299882AD"/>
    <w:rsid w:val="299C0AA5"/>
    <w:rsid w:val="29A0FAF5"/>
    <w:rsid w:val="29AD8976"/>
    <w:rsid w:val="29B316C1"/>
    <w:rsid w:val="29B47306"/>
    <w:rsid w:val="29B56D70"/>
    <w:rsid w:val="29B60E94"/>
    <w:rsid w:val="29B6515D"/>
    <w:rsid w:val="29B7BB2E"/>
    <w:rsid w:val="29B87C6C"/>
    <w:rsid w:val="29BDD6BF"/>
    <w:rsid w:val="29C8B291"/>
    <w:rsid w:val="29CA5539"/>
    <w:rsid w:val="29CB4181"/>
    <w:rsid w:val="29CD8F45"/>
    <w:rsid w:val="29D06B78"/>
    <w:rsid w:val="29D9EB88"/>
    <w:rsid w:val="29DB4D42"/>
    <w:rsid w:val="29DC8065"/>
    <w:rsid w:val="29E012F3"/>
    <w:rsid w:val="29E3AF6C"/>
    <w:rsid w:val="2A0694D4"/>
    <w:rsid w:val="2A0887B8"/>
    <w:rsid w:val="2A0FE3A0"/>
    <w:rsid w:val="2A14F818"/>
    <w:rsid w:val="2A1577F7"/>
    <w:rsid w:val="2A1A157F"/>
    <w:rsid w:val="2A2A8F2E"/>
    <w:rsid w:val="2A371BF3"/>
    <w:rsid w:val="2A46E1F1"/>
    <w:rsid w:val="2A4A2852"/>
    <w:rsid w:val="2A4BFC61"/>
    <w:rsid w:val="2A4D9798"/>
    <w:rsid w:val="2A4DEAC3"/>
    <w:rsid w:val="2A4E0FA2"/>
    <w:rsid w:val="2A5249B6"/>
    <w:rsid w:val="2A5609A4"/>
    <w:rsid w:val="2A5660D4"/>
    <w:rsid w:val="2A56DBA3"/>
    <w:rsid w:val="2A5AF799"/>
    <w:rsid w:val="2A630060"/>
    <w:rsid w:val="2A6363A7"/>
    <w:rsid w:val="2A66BFF5"/>
    <w:rsid w:val="2A6C6A80"/>
    <w:rsid w:val="2A71A227"/>
    <w:rsid w:val="2A794548"/>
    <w:rsid w:val="2A838311"/>
    <w:rsid w:val="2A874FCD"/>
    <w:rsid w:val="2A953A52"/>
    <w:rsid w:val="2A96A64A"/>
    <w:rsid w:val="2A9C5616"/>
    <w:rsid w:val="2A9CDB67"/>
    <w:rsid w:val="2AA00871"/>
    <w:rsid w:val="2AA0BAA3"/>
    <w:rsid w:val="2AA921A4"/>
    <w:rsid w:val="2AAD6DFC"/>
    <w:rsid w:val="2AB5EC44"/>
    <w:rsid w:val="2AC046E8"/>
    <w:rsid w:val="2AC823BB"/>
    <w:rsid w:val="2AC8A192"/>
    <w:rsid w:val="2AD9248C"/>
    <w:rsid w:val="2ADED1F8"/>
    <w:rsid w:val="2AE46A2F"/>
    <w:rsid w:val="2AE525EC"/>
    <w:rsid w:val="2AFAA504"/>
    <w:rsid w:val="2AFAD9FE"/>
    <w:rsid w:val="2AFB86F1"/>
    <w:rsid w:val="2B07A75B"/>
    <w:rsid w:val="2B0EF894"/>
    <w:rsid w:val="2B103B52"/>
    <w:rsid w:val="2B1B5BBE"/>
    <w:rsid w:val="2B1B627B"/>
    <w:rsid w:val="2B1D65E9"/>
    <w:rsid w:val="2B2A6C6B"/>
    <w:rsid w:val="2B305267"/>
    <w:rsid w:val="2B31610C"/>
    <w:rsid w:val="2B3DE84D"/>
    <w:rsid w:val="2B4642F4"/>
    <w:rsid w:val="2B4F8DD0"/>
    <w:rsid w:val="2B575AA9"/>
    <w:rsid w:val="2B5E329C"/>
    <w:rsid w:val="2B5EC335"/>
    <w:rsid w:val="2B6264B0"/>
    <w:rsid w:val="2B6811C1"/>
    <w:rsid w:val="2B6A2665"/>
    <w:rsid w:val="2B6FCFF8"/>
    <w:rsid w:val="2B717D93"/>
    <w:rsid w:val="2B8157A4"/>
    <w:rsid w:val="2B863166"/>
    <w:rsid w:val="2B8CEFA7"/>
    <w:rsid w:val="2B8FFDDB"/>
    <w:rsid w:val="2B937D41"/>
    <w:rsid w:val="2B969B4C"/>
    <w:rsid w:val="2B9DD881"/>
    <w:rsid w:val="2B9E0FA1"/>
    <w:rsid w:val="2BA4977E"/>
    <w:rsid w:val="2BA6EB94"/>
    <w:rsid w:val="2BA9F910"/>
    <w:rsid w:val="2BAF121A"/>
    <w:rsid w:val="2BB1067D"/>
    <w:rsid w:val="2BB51D0D"/>
    <w:rsid w:val="2BB57CA7"/>
    <w:rsid w:val="2BB667CF"/>
    <w:rsid w:val="2BBA22D3"/>
    <w:rsid w:val="2BC7BC22"/>
    <w:rsid w:val="2BD60EE0"/>
    <w:rsid w:val="2BE4FC52"/>
    <w:rsid w:val="2BE6190D"/>
    <w:rsid w:val="2BE897F5"/>
    <w:rsid w:val="2BE9B75E"/>
    <w:rsid w:val="2BE9DAEE"/>
    <w:rsid w:val="2BEE79A7"/>
    <w:rsid w:val="2BF82820"/>
    <w:rsid w:val="2BFEDC1E"/>
    <w:rsid w:val="2C09FED9"/>
    <w:rsid w:val="2C0CE815"/>
    <w:rsid w:val="2C10757D"/>
    <w:rsid w:val="2C2FFC24"/>
    <w:rsid w:val="2C319D80"/>
    <w:rsid w:val="2C326216"/>
    <w:rsid w:val="2C4811F8"/>
    <w:rsid w:val="2C48FE34"/>
    <w:rsid w:val="2C4B2F1C"/>
    <w:rsid w:val="2C5D797A"/>
    <w:rsid w:val="2C725A55"/>
    <w:rsid w:val="2C7282C9"/>
    <w:rsid w:val="2C7B4C07"/>
    <w:rsid w:val="2C81E08F"/>
    <w:rsid w:val="2C837B9C"/>
    <w:rsid w:val="2C8557E6"/>
    <w:rsid w:val="2C858CAD"/>
    <w:rsid w:val="2C8C08B8"/>
    <w:rsid w:val="2C8C399C"/>
    <w:rsid w:val="2C8D6372"/>
    <w:rsid w:val="2C8FE368"/>
    <w:rsid w:val="2C923CCF"/>
    <w:rsid w:val="2C974955"/>
    <w:rsid w:val="2C99E660"/>
    <w:rsid w:val="2CA87CE3"/>
    <w:rsid w:val="2CAC0E5D"/>
    <w:rsid w:val="2CB89240"/>
    <w:rsid w:val="2CB8F367"/>
    <w:rsid w:val="2CBAD092"/>
    <w:rsid w:val="2CBBD0FB"/>
    <w:rsid w:val="2CBC28C5"/>
    <w:rsid w:val="2CC66EFA"/>
    <w:rsid w:val="2CD250B1"/>
    <w:rsid w:val="2CD4FDD3"/>
    <w:rsid w:val="2CD846E3"/>
    <w:rsid w:val="2CD8828C"/>
    <w:rsid w:val="2CDC0008"/>
    <w:rsid w:val="2CF2DE41"/>
    <w:rsid w:val="2CF7B8D9"/>
    <w:rsid w:val="2CF8C296"/>
    <w:rsid w:val="2CFFD55C"/>
    <w:rsid w:val="2D05B858"/>
    <w:rsid w:val="2D121E9E"/>
    <w:rsid w:val="2D129FAD"/>
    <w:rsid w:val="2D1D46AA"/>
    <w:rsid w:val="2D1DEEC9"/>
    <w:rsid w:val="2D2A9A97"/>
    <w:rsid w:val="2D2CB7B9"/>
    <w:rsid w:val="2D2E45B5"/>
    <w:rsid w:val="2D350DA2"/>
    <w:rsid w:val="2D3515DF"/>
    <w:rsid w:val="2D388011"/>
    <w:rsid w:val="2D3A0908"/>
    <w:rsid w:val="2D3DF446"/>
    <w:rsid w:val="2D404B10"/>
    <w:rsid w:val="2D407C0C"/>
    <w:rsid w:val="2D415D44"/>
    <w:rsid w:val="2D45C2B6"/>
    <w:rsid w:val="2D520063"/>
    <w:rsid w:val="2D5C44B2"/>
    <w:rsid w:val="2D607EAA"/>
    <w:rsid w:val="2D66531B"/>
    <w:rsid w:val="2D67C677"/>
    <w:rsid w:val="2D7A42B3"/>
    <w:rsid w:val="2D7FE64C"/>
    <w:rsid w:val="2D82BA1C"/>
    <w:rsid w:val="2D880486"/>
    <w:rsid w:val="2D8DFDB9"/>
    <w:rsid w:val="2D918E8F"/>
    <w:rsid w:val="2D91B347"/>
    <w:rsid w:val="2D94EE25"/>
    <w:rsid w:val="2D9617B3"/>
    <w:rsid w:val="2D9C64BC"/>
    <w:rsid w:val="2DA0A136"/>
    <w:rsid w:val="2DA0B801"/>
    <w:rsid w:val="2DAB3664"/>
    <w:rsid w:val="2DB733B0"/>
    <w:rsid w:val="2DBDF9EE"/>
    <w:rsid w:val="2DBF51B8"/>
    <w:rsid w:val="2DC30B19"/>
    <w:rsid w:val="2DC33149"/>
    <w:rsid w:val="2DCF4283"/>
    <w:rsid w:val="2DD0E63F"/>
    <w:rsid w:val="2DD89220"/>
    <w:rsid w:val="2DDB2262"/>
    <w:rsid w:val="2DDD0119"/>
    <w:rsid w:val="2DE42F3F"/>
    <w:rsid w:val="2DE5EC29"/>
    <w:rsid w:val="2DE938F2"/>
    <w:rsid w:val="2DE9A82E"/>
    <w:rsid w:val="2DECC038"/>
    <w:rsid w:val="2DECF156"/>
    <w:rsid w:val="2DEDFE39"/>
    <w:rsid w:val="2DF21FC8"/>
    <w:rsid w:val="2DF3D589"/>
    <w:rsid w:val="2E07B852"/>
    <w:rsid w:val="2E0A8942"/>
    <w:rsid w:val="2E15B9CD"/>
    <w:rsid w:val="2E1722C0"/>
    <w:rsid w:val="2E18616D"/>
    <w:rsid w:val="2E1A68FF"/>
    <w:rsid w:val="2E1AB499"/>
    <w:rsid w:val="2E2AC1E8"/>
    <w:rsid w:val="2E35C91E"/>
    <w:rsid w:val="2E37AA74"/>
    <w:rsid w:val="2E38AB27"/>
    <w:rsid w:val="2E419157"/>
    <w:rsid w:val="2E45AE92"/>
    <w:rsid w:val="2E496E88"/>
    <w:rsid w:val="2E49F230"/>
    <w:rsid w:val="2E4BE011"/>
    <w:rsid w:val="2E559473"/>
    <w:rsid w:val="2E60910D"/>
    <w:rsid w:val="2E619A1D"/>
    <w:rsid w:val="2E6806A1"/>
    <w:rsid w:val="2E7CE204"/>
    <w:rsid w:val="2E839B66"/>
    <w:rsid w:val="2E843308"/>
    <w:rsid w:val="2E8719D1"/>
    <w:rsid w:val="2E8BC8F7"/>
    <w:rsid w:val="2E984D80"/>
    <w:rsid w:val="2E9A68B0"/>
    <w:rsid w:val="2EA76C3C"/>
    <w:rsid w:val="2EB153E3"/>
    <w:rsid w:val="2EB3DE61"/>
    <w:rsid w:val="2EBD663C"/>
    <w:rsid w:val="2EC3333E"/>
    <w:rsid w:val="2EC474EC"/>
    <w:rsid w:val="2ED0A653"/>
    <w:rsid w:val="2ED46A7A"/>
    <w:rsid w:val="2ED92BBA"/>
    <w:rsid w:val="2EDA1D79"/>
    <w:rsid w:val="2EE3B5AD"/>
    <w:rsid w:val="2EE3F2D8"/>
    <w:rsid w:val="2EE42542"/>
    <w:rsid w:val="2EEBD146"/>
    <w:rsid w:val="2EEDF401"/>
    <w:rsid w:val="2EFEC3BE"/>
    <w:rsid w:val="2F0A491B"/>
    <w:rsid w:val="2F0ADF5B"/>
    <w:rsid w:val="2F0F0018"/>
    <w:rsid w:val="2F0FCDE4"/>
    <w:rsid w:val="2F172204"/>
    <w:rsid w:val="2F1BA6A0"/>
    <w:rsid w:val="2F1EE1E8"/>
    <w:rsid w:val="2F20A86E"/>
    <w:rsid w:val="2F213FDB"/>
    <w:rsid w:val="2F318674"/>
    <w:rsid w:val="2F3594E4"/>
    <w:rsid w:val="2F49C7E5"/>
    <w:rsid w:val="2F4AD0B4"/>
    <w:rsid w:val="2F4BDCC6"/>
    <w:rsid w:val="2F4F209D"/>
    <w:rsid w:val="2F544059"/>
    <w:rsid w:val="2F5B8406"/>
    <w:rsid w:val="2F630A3B"/>
    <w:rsid w:val="2F794622"/>
    <w:rsid w:val="2F7D1BCD"/>
    <w:rsid w:val="2F7D903D"/>
    <w:rsid w:val="2F8D80F8"/>
    <w:rsid w:val="2F8DF025"/>
    <w:rsid w:val="2F97D1B2"/>
    <w:rsid w:val="2F9F9E39"/>
    <w:rsid w:val="2FA12E5D"/>
    <w:rsid w:val="2FA48E38"/>
    <w:rsid w:val="2FA69ADF"/>
    <w:rsid w:val="2FA9F29A"/>
    <w:rsid w:val="2FAB0FC4"/>
    <w:rsid w:val="2FB19F31"/>
    <w:rsid w:val="2FB24F5F"/>
    <w:rsid w:val="2FB7038B"/>
    <w:rsid w:val="2FB9AD5B"/>
    <w:rsid w:val="2FC3A3FD"/>
    <w:rsid w:val="2FC3A97A"/>
    <w:rsid w:val="2FC3CD66"/>
    <w:rsid w:val="2FC3D00B"/>
    <w:rsid w:val="2FC998C8"/>
    <w:rsid w:val="2FCE7C0F"/>
    <w:rsid w:val="2FD01BCD"/>
    <w:rsid w:val="2FD2A579"/>
    <w:rsid w:val="2FE321B2"/>
    <w:rsid w:val="2FE36CDD"/>
    <w:rsid w:val="2FE4AE2C"/>
    <w:rsid w:val="2FE4E511"/>
    <w:rsid w:val="2FE7611C"/>
    <w:rsid w:val="2FFBB0BB"/>
    <w:rsid w:val="30009D17"/>
    <w:rsid w:val="300DCABA"/>
    <w:rsid w:val="301927F7"/>
    <w:rsid w:val="301E44D3"/>
    <w:rsid w:val="3024DB48"/>
    <w:rsid w:val="3028791E"/>
    <w:rsid w:val="30348327"/>
    <w:rsid w:val="3039F4D5"/>
    <w:rsid w:val="303A2D04"/>
    <w:rsid w:val="303B45D5"/>
    <w:rsid w:val="303E44EC"/>
    <w:rsid w:val="303EF4D5"/>
    <w:rsid w:val="3042A43A"/>
    <w:rsid w:val="3044B7FC"/>
    <w:rsid w:val="304A8453"/>
    <w:rsid w:val="304C318F"/>
    <w:rsid w:val="304F5D9D"/>
    <w:rsid w:val="30557E54"/>
    <w:rsid w:val="3055CA81"/>
    <w:rsid w:val="30581D02"/>
    <w:rsid w:val="305E46AD"/>
    <w:rsid w:val="305F9F22"/>
    <w:rsid w:val="305FA3E9"/>
    <w:rsid w:val="30676A8E"/>
    <w:rsid w:val="306A6E21"/>
    <w:rsid w:val="307BB33B"/>
    <w:rsid w:val="307D9B05"/>
    <w:rsid w:val="307DFB73"/>
    <w:rsid w:val="309248E5"/>
    <w:rsid w:val="3097A4E8"/>
    <w:rsid w:val="309D13FC"/>
    <w:rsid w:val="30A0E2F3"/>
    <w:rsid w:val="30A3BAE3"/>
    <w:rsid w:val="30B20584"/>
    <w:rsid w:val="30B6D894"/>
    <w:rsid w:val="30B8A774"/>
    <w:rsid w:val="30BC59F6"/>
    <w:rsid w:val="30D12AE7"/>
    <w:rsid w:val="30D2413E"/>
    <w:rsid w:val="30D2F572"/>
    <w:rsid w:val="30D46D3A"/>
    <w:rsid w:val="30DA69A5"/>
    <w:rsid w:val="30DCD51C"/>
    <w:rsid w:val="30DE26B1"/>
    <w:rsid w:val="30E0D058"/>
    <w:rsid w:val="30EB73D4"/>
    <w:rsid w:val="30FFA0B1"/>
    <w:rsid w:val="3102F91A"/>
    <w:rsid w:val="31099699"/>
    <w:rsid w:val="310AFACD"/>
    <w:rsid w:val="310B17FA"/>
    <w:rsid w:val="310F7081"/>
    <w:rsid w:val="3111294C"/>
    <w:rsid w:val="311381C6"/>
    <w:rsid w:val="31217B2C"/>
    <w:rsid w:val="3122F75B"/>
    <w:rsid w:val="3125EE16"/>
    <w:rsid w:val="312D8EC3"/>
    <w:rsid w:val="313C86FD"/>
    <w:rsid w:val="313EBA06"/>
    <w:rsid w:val="314A0A43"/>
    <w:rsid w:val="314C24B5"/>
    <w:rsid w:val="3150D07F"/>
    <w:rsid w:val="31573200"/>
    <w:rsid w:val="315A7524"/>
    <w:rsid w:val="3161DB98"/>
    <w:rsid w:val="316BA031"/>
    <w:rsid w:val="31747C22"/>
    <w:rsid w:val="31851F4A"/>
    <w:rsid w:val="318C8FC4"/>
    <w:rsid w:val="3190D4F9"/>
    <w:rsid w:val="3191A994"/>
    <w:rsid w:val="31944775"/>
    <w:rsid w:val="3194C48B"/>
    <w:rsid w:val="3196D764"/>
    <w:rsid w:val="3197C595"/>
    <w:rsid w:val="319D80E4"/>
    <w:rsid w:val="319FA8A7"/>
    <w:rsid w:val="31A4CCC8"/>
    <w:rsid w:val="31A82B9A"/>
    <w:rsid w:val="31A8F1C0"/>
    <w:rsid w:val="31AC216B"/>
    <w:rsid w:val="31AFBF64"/>
    <w:rsid w:val="31BF8CE3"/>
    <w:rsid w:val="31C84F94"/>
    <w:rsid w:val="31CA8234"/>
    <w:rsid w:val="31CC2AF6"/>
    <w:rsid w:val="31CE895D"/>
    <w:rsid w:val="31D2BB61"/>
    <w:rsid w:val="31D58D67"/>
    <w:rsid w:val="31E04E05"/>
    <w:rsid w:val="31E2FDC5"/>
    <w:rsid w:val="31E45E72"/>
    <w:rsid w:val="31E94235"/>
    <w:rsid w:val="31EB282A"/>
    <w:rsid w:val="31EF801D"/>
    <w:rsid w:val="31F468D3"/>
    <w:rsid w:val="31F50BEC"/>
    <w:rsid w:val="31F92F2A"/>
    <w:rsid w:val="3201523C"/>
    <w:rsid w:val="3205199F"/>
    <w:rsid w:val="320BC060"/>
    <w:rsid w:val="320CD788"/>
    <w:rsid w:val="3221EAAD"/>
    <w:rsid w:val="3225DD87"/>
    <w:rsid w:val="3227A1D9"/>
    <w:rsid w:val="323630B0"/>
    <w:rsid w:val="323C1CBB"/>
    <w:rsid w:val="3242801D"/>
    <w:rsid w:val="3250DFB3"/>
    <w:rsid w:val="32523D72"/>
    <w:rsid w:val="32539A77"/>
    <w:rsid w:val="3254F47C"/>
    <w:rsid w:val="3259DF9B"/>
    <w:rsid w:val="3265E051"/>
    <w:rsid w:val="32803985"/>
    <w:rsid w:val="32837D7D"/>
    <w:rsid w:val="32843FB6"/>
    <w:rsid w:val="3297ABE7"/>
    <w:rsid w:val="32982D04"/>
    <w:rsid w:val="329B03D0"/>
    <w:rsid w:val="329DEC79"/>
    <w:rsid w:val="32A694EC"/>
    <w:rsid w:val="32AA17EB"/>
    <w:rsid w:val="32AC7D31"/>
    <w:rsid w:val="32B2CACC"/>
    <w:rsid w:val="32B3D7C3"/>
    <w:rsid w:val="32B3F90B"/>
    <w:rsid w:val="32B4792B"/>
    <w:rsid w:val="32B7C385"/>
    <w:rsid w:val="32BA6504"/>
    <w:rsid w:val="32BCD86A"/>
    <w:rsid w:val="32BE7BF2"/>
    <w:rsid w:val="32C1951B"/>
    <w:rsid w:val="32C44770"/>
    <w:rsid w:val="32C5CA74"/>
    <w:rsid w:val="32E427BE"/>
    <w:rsid w:val="32E688BC"/>
    <w:rsid w:val="32E73EB4"/>
    <w:rsid w:val="32E775F4"/>
    <w:rsid w:val="32E89E52"/>
    <w:rsid w:val="32F089FF"/>
    <w:rsid w:val="32F2F959"/>
    <w:rsid w:val="32F3162B"/>
    <w:rsid w:val="32F5BA6C"/>
    <w:rsid w:val="33093AC4"/>
    <w:rsid w:val="330BDFDC"/>
    <w:rsid w:val="33161439"/>
    <w:rsid w:val="3317F9D0"/>
    <w:rsid w:val="3322C527"/>
    <w:rsid w:val="332B0FDE"/>
    <w:rsid w:val="332B6EC2"/>
    <w:rsid w:val="332FFB75"/>
    <w:rsid w:val="3336103F"/>
    <w:rsid w:val="33382EDE"/>
    <w:rsid w:val="3353D444"/>
    <w:rsid w:val="3354D86C"/>
    <w:rsid w:val="33584855"/>
    <w:rsid w:val="335867CD"/>
    <w:rsid w:val="33592B15"/>
    <w:rsid w:val="336B89EA"/>
    <w:rsid w:val="336DCE8E"/>
    <w:rsid w:val="33720642"/>
    <w:rsid w:val="3372A3EE"/>
    <w:rsid w:val="33743D99"/>
    <w:rsid w:val="338363BA"/>
    <w:rsid w:val="3384AEE4"/>
    <w:rsid w:val="3387F04C"/>
    <w:rsid w:val="338CB6E5"/>
    <w:rsid w:val="339380FC"/>
    <w:rsid w:val="339A9552"/>
    <w:rsid w:val="339EB5DA"/>
    <w:rsid w:val="339F45CF"/>
    <w:rsid w:val="33A473E1"/>
    <w:rsid w:val="33AA13ED"/>
    <w:rsid w:val="33B9F9A6"/>
    <w:rsid w:val="33BF7358"/>
    <w:rsid w:val="33C42CCB"/>
    <w:rsid w:val="33C66A5D"/>
    <w:rsid w:val="33C73098"/>
    <w:rsid w:val="33CE782F"/>
    <w:rsid w:val="33D14A4D"/>
    <w:rsid w:val="33D662F8"/>
    <w:rsid w:val="33D864F4"/>
    <w:rsid w:val="33E470AF"/>
    <w:rsid w:val="33E7BCFE"/>
    <w:rsid w:val="33ED62D1"/>
    <w:rsid w:val="33F4B0FE"/>
    <w:rsid w:val="33F9499A"/>
    <w:rsid w:val="33FCC92A"/>
    <w:rsid w:val="3402EB89"/>
    <w:rsid w:val="3409462B"/>
    <w:rsid w:val="3410CC61"/>
    <w:rsid w:val="3410F3BB"/>
    <w:rsid w:val="3414E415"/>
    <w:rsid w:val="341B7EE8"/>
    <w:rsid w:val="341CCE29"/>
    <w:rsid w:val="3423C229"/>
    <w:rsid w:val="3428A928"/>
    <w:rsid w:val="342D0EB3"/>
    <w:rsid w:val="342E8C34"/>
    <w:rsid w:val="343582E7"/>
    <w:rsid w:val="34360E65"/>
    <w:rsid w:val="343F5219"/>
    <w:rsid w:val="343F85CB"/>
    <w:rsid w:val="3440139D"/>
    <w:rsid w:val="34429F09"/>
    <w:rsid w:val="3442C9A8"/>
    <w:rsid w:val="344FBDB5"/>
    <w:rsid w:val="34517BED"/>
    <w:rsid w:val="345627FC"/>
    <w:rsid w:val="3457E1ED"/>
    <w:rsid w:val="34623116"/>
    <w:rsid w:val="34633E9A"/>
    <w:rsid w:val="3471324E"/>
    <w:rsid w:val="34752315"/>
    <w:rsid w:val="3479E647"/>
    <w:rsid w:val="347DF240"/>
    <w:rsid w:val="347EDA8E"/>
    <w:rsid w:val="348273E3"/>
    <w:rsid w:val="348CCE83"/>
    <w:rsid w:val="348F105A"/>
    <w:rsid w:val="3493A7DA"/>
    <w:rsid w:val="3497E1A9"/>
    <w:rsid w:val="3498042B"/>
    <w:rsid w:val="34A4504C"/>
    <w:rsid w:val="34A54272"/>
    <w:rsid w:val="34A9DB55"/>
    <w:rsid w:val="34AE0DD7"/>
    <w:rsid w:val="34B0EDE0"/>
    <w:rsid w:val="34B938B6"/>
    <w:rsid w:val="34D13A8F"/>
    <w:rsid w:val="34D521A6"/>
    <w:rsid w:val="34D7216E"/>
    <w:rsid w:val="34D7CCDC"/>
    <w:rsid w:val="34D7E515"/>
    <w:rsid w:val="34E34993"/>
    <w:rsid w:val="34EB4F26"/>
    <w:rsid w:val="34F2DA2E"/>
    <w:rsid w:val="34F2DBE0"/>
    <w:rsid w:val="34F30FA6"/>
    <w:rsid w:val="34FD95B3"/>
    <w:rsid w:val="350D1909"/>
    <w:rsid w:val="351331BC"/>
    <w:rsid w:val="3517FA21"/>
    <w:rsid w:val="351C6FF8"/>
    <w:rsid w:val="351F73BF"/>
    <w:rsid w:val="3522FC16"/>
    <w:rsid w:val="3523FF8F"/>
    <w:rsid w:val="352841E2"/>
    <w:rsid w:val="352C817F"/>
    <w:rsid w:val="352E6B5A"/>
    <w:rsid w:val="3533E5CF"/>
    <w:rsid w:val="354C5BF8"/>
    <w:rsid w:val="354D86F2"/>
    <w:rsid w:val="35558054"/>
    <w:rsid w:val="3558A819"/>
    <w:rsid w:val="356BBFB0"/>
    <w:rsid w:val="358817E2"/>
    <w:rsid w:val="358A522F"/>
    <w:rsid w:val="358B9352"/>
    <w:rsid w:val="3591B8C9"/>
    <w:rsid w:val="35971B3D"/>
    <w:rsid w:val="359CD221"/>
    <w:rsid w:val="359D6C37"/>
    <w:rsid w:val="35A45341"/>
    <w:rsid w:val="35A4616E"/>
    <w:rsid w:val="35ACFB0A"/>
    <w:rsid w:val="35AF9E8A"/>
    <w:rsid w:val="35B982D2"/>
    <w:rsid w:val="35C55BA6"/>
    <w:rsid w:val="35D221D0"/>
    <w:rsid w:val="35D47A0F"/>
    <w:rsid w:val="35DDD801"/>
    <w:rsid w:val="35E48995"/>
    <w:rsid w:val="35EA0B8D"/>
    <w:rsid w:val="35F05A26"/>
    <w:rsid w:val="35F2E7DF"/>
    <w:rsid w:val="35FADAA3"/>
    <w:rsid w:val="36017D25"/>
    <w:rsid w:val="36023055"/>
    <w:rsid w:val="360449AF"/>
    <w:rsid w:val="360E9D6A"/>
    <w:rsid w:val="3610F46D"/>
    <w:rsid w:val="361247CC"/>
    <w:rsid w:val="361D4E51"/>
    <w:rsid w:val="362071E3"/>
    <w:rsid w:val="3620A9A2"/>
    <w:rsid w:val="3627489F"/>
    <w:rsid w:val="3630D262"/>
    <w:rsid w:val="3639EF4D"/>
    <w:rsid w:val="364241FD"/>
    <w:rsid w:val="3652054A"/>
    <w:rsid w:val="36537950"/>
    <w:rsid w:val="36597F11"/>
    <w:rsid w:val="365C8CD8"/>
    <w:rsid w:val="3660845B"/>
    <w:rsid w:val="36686DAB"/>
    <w:rsid w:val="3674611E"/>
    <w:rsid w:val="3675933C"/>
    <w:rsid w:val="3679E360"/>
    <w:rsid w:val="367D4041"/>
    <w:rsid w:val="3680A0FB"/>
    <w:rsid w:val="368E8D68"/>
    <w:rsid w:val="3699AC52"/>
    <w:rsid w:val="369A33F7"/>
    <w:rsid w:val="369C35AA"/>
    <w:rsid w:val="36A02629"/>
    <w:rsid w:val="36A96FB9"/>
    <w:rsid w:val="36AAE749"/>
    <w:rsid w:val="36B7C500"/>
    <w:rsid w:val="36BA8C87"/>
    <w:rsid w:val="36BDBFC6"/>
    <w:rsid w:val="36C06EFF"/>
    <w:rsid w:val="36C59BC7"/>
    <w:rsid w:val="36D0B794"/>
    <w:rsid w:val="36DE28CF"/>
    <w:rsid w:val="36DEADF9"/>
    <w:rsid w:val="36E02044"/>
    <w:rsid w:val="36E33378"/>
    <w:rsid w:val="36E7625B"/>
    <w:rsid w:val="36EF1C12"/>
    <w:rsid w:val="36F09F01"/>
    <w:rsid w:val="36F23B1D"/>
    <w:rsid w:val="36F37B92"/>
    <w:rsid w:val="36F53108"/>
    <w:rsid w:val="3702219B"/>
    <w:rsid w:val="370273C7"/>
    <w:rsid w:val="37029C0B"/>
    <w:rsid w:val="370BB613"/>
    <w:rsid w:val="37162316"/>
    <w:rsid w:val="37174C54"/>
    <w:rsid w:val="371B0946"/>
    <w:rsid w:val="37239AEF"/>
    <w:rsid w:val="37250E28"/>
    <w:rsid w:val="3727EC5B"/>
    <w:rsid w:val="3730A7DE"/>
    <w:rsid w:val="373189F6"/>
    <w:rsid w:val="3737EAEC"/>
    <w:rsid w:val="373F5DD5"/>
    <w:rsid w:val="3742962F"/>
    <w:rsid w:val="3745254E"/>
    <w:rsid w:val="3747AA60"/>
    <w:rsid w:val="374C665A"/>
    <w:rsid w:val="3750AE81"/>
    <w:rsid w:val="37529010"/>
    <w:rsid w:val="375AFE11"/>
    <w:rsid w:val="375FEA50"/>
    <w:rsid w:val="376207EB"/>
    <w:rsid w:val="37652A84"/>
    <w:rsid w:val="3765FBE8"/>
    <w:rsid w:val="377B351D"/>
    <w:rsid w:val="377F8B22"/>
    <w:rsid w:val="37972D30"/>
    <w:rsid w:val="3798922C"/>
    <w:rsid w:val="37999B51"/>
    <w:rsid w:val="37A202E5"/>
    <w:rsid w:val="37A29992"/>
    <w:rsid w:val="37A7641A"/>
    <w:rsid w:val="37A85DE1"/>
    <w:rsid w:val="37B621A9"/>
    <w:rsid w:val="37BABADA"/>
    <w:rsid w:val="37BCE42C"/>
    <w:rsid w:val="37C16C61"/>
    <w:rsid w:val="37C2ED37"/>
    <w:rsid w:val="37C5F795"/>
    <w:rsid w:val="37C628A2"/>
    <w:rsid w:val="37D1AB19"/>
    <w:rsid w:val="37DE22F4"/>
    <w:rsid w:val="37E1733D"/>
    <w:rsid w:val="37F3427E"/>
    <w:rsid w:val="37F95641"/>
    <w:rsid w:val="37FD73B8"/>
    <w:rsid w:val="38021ACA"/>
    <w:rsid w:val="380604CD"/>
    <w:rsid w:val="380AB748"/>
    <w:rsid w:val="381BBCDB"/>
    <w:rsid w:val="38221268"/>
    <w:rsid w:val="38257950"/>
    <w:rsid w:val="38271888"/>
    <w:rsid w:val="382AB068"/>
    <w:rsid w:val="382DFC17"/>
    <w:rsid w:val="382F3B55"/>
    <w:rsid w:val="382F8F01"/>
    <w:rsid w:val="382F92DE"/>
    <w:rsid w:val="383173CB"/>
    <w:rsid w:val="38344FB8"/>
    <w:rsid w:val="38368DEE"/>
    <w:rsid w:val="385AA5FA"/>
    <w:rsid w:val="385F73FA"/>
    <w:rsid w:val="3865A7FE"/>
    <w:rsid w:val="3865DF42"/>
    <w:rsid w:val="38693B12"/>
    <w:rsid w:val="386BE897"/>
    <w:rsid w:val="3875F537"/>
    <w:rsid w:val="38814D31"/>
    <w:rsid w:val="38886B01"/>
    <w:rsid w:val="388AF50A"/>
    <w:rsid w:val="388CB4C7"/>
    <w:rsid w:val="388DC6A0"/>
    <w:rsid w:val="3891AB63"/>
    <w:rsid w:val="38989944"/>
    <w:rsid w:val="389907A9"/>
    <w:rsid w:val="389B1514"/>
    <w:rsid w:val="389D7138"/>
    <w:rsid w:val="389DFE98"/>
    <w:rsid w:val="38A66523"/>
    <w:rsid w:val="38A7D525"/>
    <w:rsid w:val="38C6859B"/>
    <w:rsid w:val="38CDF035"/>
    <w:rsid w:val="38D02414"/>
    <w:rsid w:val="38D4B2EA"/>
    <w:rsid w:val="38D6DE66"/>
    <w:rsid w:val="38DC6143"/>
    <w:rsid w:val="38DC9787"/>
    <w:rsid w:val="38DD58A3"/>
    <w:rsid w:val="38E017E8"/>
    <w:rsid w:val="38E3BBA0"/>
    <w:rsid w:val="38E96498"/>
    <w:rsid w:val="38ED4195"/>
    <w:rsid w:val="38EE9233"/>
    <w:rsid w:val="38F8CDFD"/>
    <w:rsid w:val="3903AEA2"/>
    <w:rsid w:val="391A7A52"/>
    <w:rsid w:val="391DBB3F"/>
    <w:rsid w:val="391FC720"/>
    <w:rsid w:val="392467B9"/>
    <w:rsid w:val="392F6BDB"/>
    <w:rsid w:val="3938529A"/>
    <w:rsid w:val="393C3820"/>
    <w:rsid w:val="3942B84C"/>
    <w:rsid w:val="39516363"/>
    <w:rsid w:val="39539168"/>
    <w:rsid w:val="395530F8"/>
    <w:rsid w:val="39585720"/>
    <w:rsid w:val="3968D702"/>
    <w:rsid w:val="3974DB1B"/>
    <w:rsid w:val="397A91B5"/>
    <w:rsid w:val="3982C415"/>
    <w:rsid w:val="39864433"/>
    <w:rsid w:val="3989251E"/>
    <w:rsid w:val="3989AE03"/>
    <w:rsid w:val="398A79B0"/>
    <w:rsid w:val="398EA54F"/>
    <w:rsid w:val="3990133D"/>
    <w:rsid w:val="399171D4"/>
    <w:rsid w:val="39927B9E"/>
    <w:rsid w:val="3993966C"/>
    <w:rsid w:val="399966B2"/>
    <w:rsid w:val="399AC3FD"/>
    <w:rsid w:val="39A08D59"/>
    <w:rsid w:val="39A19DB5"/>
    <w:rsid w:val="39ABEB1D"/>
    <w:rsid w:val="39B0DD97"/>
    <w:rsid w:val="39B2EF40"/>
    <w:rsid w:val="39B482D7"/>
    <w:rsid w:val="39BD86C4"/>
    <w:rsid w:val="39C3DCD0"/>
    <w:rsid w:val="39C47B3B"/>
    <w:rsid w:val="39CF07DD"/>
    <w:rsid w:val="39D436F9"/>
    <w:rsid w:val="39D8CF61"/>
    <w:rsid w:val="39DB865E"/>
    <w:rsid w:val="39DE0641"/>
    <w:rsid w:val="39E29E01"/>
    <w:rsid w:val="39E827DF"/>
    <w:rsid w:val="39EB69BC"/>
    <w:rsid w:val="39F02178"/>
    <w:rsid w:val="39F357C0"/>
    <w:rsid w:val="3A01D010"/>
    <w:rsid w:val="3A0442AC"/>
    <w:rsid w:val="3A07FDA9"/>
    <w:rsid w:val="3A085EC3"/>
    <w:rsid w:val="3A0CF708"/>
    <w:rsid w:val="3A0CFA22"/>
    <w:rsid w:val="3A0E1634"/>
    <w:rsid w:val="3A11C1EF"/>
    <w:rsid w:val="3A1DED85"/>
    <w:rsid w:val="3A32D645"/>
    <w:rsid w:val="3A3A915E"/>
    <w:rsid w:val="3A4B09D0"/>
    <w:rsid w:val="3A4C5DBC"/>
    <w:rsid w:val="3A4CBFAC"/>
    <w:rsid w:val="3A53DAAC"/>
    <w:rsid w:val="3A568D00"/>
    <w:rsid w:val="3A56DB1D"/>
    <w:rsid w:val="3A5AA439"/>
    <w:rsid w:val="3A6AC106"/>
    <w:rsid w:val="3A784C75"/>
    <w:rsid w:val="3A837EEF"/>
    <w:rsid w:val="3A86CBFC"/>
    <w:rsid w:val="3A89C0B4"/>
    <w:rsid w:val="3A89D2A6"/>
    <w:rsid w:val="3A8D7CDD"/>
    <w:rsid w:val="3A8EAE6E"/>
    <w:rsid w:val="3A906004"/>
    <w:rsid w:val="3A90E9F3"/>
    <w:rsid w:val="3A950BDD"/>
    <w:rsid w:val="3A988224"/>
    <w:rsid w:val="3A9A1610"/>
    <w:rsid w:val="3AA5F435"/>
    <w:rsid w:val="3AA99A5D"/>
    <w:rsid w:val="3AAA104C"/>
    <w:rsid w:val="3AAC664C"/>
    <w:rsid w:val="3AB3A2C6"/>
    <w:rsid w:val="3ABAB94E"/>
    <w:rsid w:val="3ABD3628"/>
    <w:rsid w:val="3AC60050"/>
    <w:rsid w:val="3AC60DDB"/>
    <w:rsid w:val="3AC7A7CC"/>
    <w:rsid w:val="3AC7BBFA"/>
    <w:rsid w:val="3AD6C48C"/>
    <w:rsid w:val="3AD747BC"/>
    <w:rsid w:val="3AD99F1A"/>
    <w:rsid w:val="3ADA371A"/>
    <w:rsid w:val="3AE631C2"/>
    <w:rsid w:val="3AEDC26B"/>
    <w:rsid w:val="3AEF4129"/>
    <w:rsid w:val="3AF52AF3"/>
    <w:rsid w:val="3AF56032"/>
    <w:rsid w:val="3AFFD270"/>
    <w:rsid w:val="3B07B563"/>
    <w:rsid w:val="3B0AB5A1"/>
    <w:rsid w:val="3B14056B"/>
    <w:rsid w:val="3B19861D"/>
    <w:rsid w:val="3B1AB051"/>
    <w:rsid w:val="3B22F529"/>
    <w:rsid w:val="3B26D66A"/>
    <w:rsid w:val="3B2F7098"/>
    <w:rsid w:val="3B340561"/>
    <w:rsid w:val="3B36EF59"/>
    <w:rsid w:val="3B3995AA"/>
    <w:rsid w:val="3B3ABBC5"/>
    <w:rsid w:val="3B4D68EA"/>
    <w:rsid w:val="3B4DAEBC"/>
    <w:rsid w:val="3B515B89"/>
    <w:rsid w:val="3B5EDC97"/>
    <w:rsid w:val="3B61CB78"/>
    <w:rsid w:val="3B62512A"/>
    <w:rsid w:val="3B63CA94"/>
    <w:rsid w:val="3B650D2E"/>
    <w:rsid w:val="3B68743F"/>
    <w:rsid w:val="3B6FC968"/>
    <w:rsid w:val="3B72207E"/>
    <w:rsid w:val="3B79934F"/>
    <w:rsid w:val="3B86EF2A"/>
    <w:rsid w:val="3B88297E"/>
    <w:rsid w:val="3B8EB0CA"/>
    <w:rsid w:val="3B90D0E8"/>
    <w:rsid w:val="3B93529C"/>
    <w:rsid w:val="3B9981BD"/>
    <w:rsid w:val="3B9F8799"/>
    <w:rsid w:val="3BA04D5C"/>
    <w:rsid w:val="3BA7590F"/>
    <w:rsid w:val="3BA964D8"/>
    <w:rsid w:val="3BACB4B1"/>
    <w:rsid w:val="3BB380CA"/>
    <w:rsid w:val="3BB576A9"/>
    <w:rsid w:val="3BB73841"/>
    <w:rsid w:val="3BB9F9F2"/>
    <w:rsid w:val="3BBBA535"/>
    <w:rsid w:val="3BC95931"/>
    <w:rsid w:val="3BD164E4"/>
    <w:rsid w:val="3BD22C3E"/>
    <w:rsid w:val="3BDFBEAE"/>
    <w:rsid w:val="3BE0B179"/>
    <w:rsid w:val="3BE5B2FB"/>
    <w:rsid w:val="3BEED09F"/>
    <w:rsid w:val="3BF4F1F1"/>
    <w:rsid w:val="3BF89E81"/>
    <w:rsid w:val="3BFE43F2"/>
    <w:rsid w:val="3C0E36AD"/>
    <w:rsid w:val="3C10F4E4"/>
    <w:rsid w:val="3C12B525"/>
    <w:rsid w:val="3C139B70"/>
    <w:rsid w:val="3C17C827"/>
    <w:rsid w:val="3C1A89F3"/>
    <w:rsid w:val="3C1AD66A"/>
    <w:rsid w:val="3C1B7A26"/>
    <w:rsid w:val="3C1D60BC"/>
    <w:rsid w:val="3C33BF2A"/>
    <w:rsid w:val="3C376F77"/>
    <w:rsid w:val="3C3BF64D"/>
    <w:rsid w:val="3C44C3CE"/>
    <w:rsid w:val="3C468F2D"/>
    <w:rsid w:val="3C4C85F1"/>
    <w:rsid w:val="3C52516E"/>
    <w:rsid w:val="3C5475A6"/>
    <w:rsid w:val="3C5739BB"/>
    <w:rsid w:val="3C6DA3DF"/>
    <w:rsid w:val="3C7AD289"/>
    <w:rsid w:val="3C7CDEC1"/>
    <w:rsid w:val="3C7D01DB"/>
    <w:rsid w:val="3C7FB5A5"/>
    <w:rsid w:val="3C852383"/>
    <w:rsid w:val="3C85C35F"/>
    <w:rsid w:val="3C909AD7"/>
    <w:rsid w:val="3C9BAC7F"/>
    <w:rsid w:val="3CA0DFE5"/>
    <w:rsid w:val="3CA2EC2D"/>
    <w:rsid w:val="3CA4E650"/>
    <w:rsid w:val="3CA6DB8E"/>
    <w:rsid w:val="3CAB5E88"/>
    <w:rsid w:val="3CADCE9A"/>
    <w:rsid w:val="3CB4326E"/>
    <w:rsid w:val="3CB8D8E4"/>
    <w:rsid w:val="3CB93457"/>
    <w:rsid w:val="3CB9587F"/>
    <w:rsid w:val="3CC23330"/>
    <w:rsid w:val="3CC278E9"/>
    <w:rsid w:val="3CC49917"/>
    <w:rsid w:val="3CC646F3"/>
    <w:rsid w:val="3CD1388D"/>
    <w:rsid w:val="3CD9E126"/>
    <w:rsid w:val="3CE26DA7"/>
    <w:rsid w:val="3CF324A3"/>
    <w:rsid w:val="3CF89509"/>
    <w:rsid w:val="3CFC403C"/>
    <w:rsid w:val="3D01803A"/>
    <w:rsid w:val="3D0701AE"/>
    <w:rsid w:val="3D0D7A07"/>
    <w:rsid w:val="3D109D18"/>
    <w:rsid w:val="3D179533"/>
    <w:rsid w:val="3D1D6DBC"/>
    <w:rsid w:val="3D1DBDD8"/>
    <w:rsid w:val="3D2576CA"/>
    <w:rsid w:val="3D25E4FE"/>
    <w:rsid w:val="3D2DAEE0"/>
    <w:rsid w:val="3D2DB3E9"/>
    <w:rsid w:val="3D35F3CD"/>
    <w:rsid w:val="3D40A522"/>
    <w:rsid w:val="3D5C80E0"/>
    <w:rsid w:val="3D5E7E2E"/>
    <w:rsid w:val="3D649C1B"/>
    <w:rsid w:val="3D6C7009"/>
    <w:rsid w:val="3D6D624F"/>
    <w:rsid w:val="3D736991"/>
    <w:rsid w:val="3D73F7ED"/>
    <w:rsid w:val="3D754A33"/>
    <w:rsid w:val="3D7B1955"/>
    <w:rsid w:val="3D844462"/>
    <w:rsid w:val="3D84D8A9"/>
    <w:rsid w:val="3D871142"/>
    <w:rsid w:val="3D8AE9EE"/>
    <w:rsid w:val="3D906183"/>
    <w:rsid w:val="3D987A88"/>
    <w:rsid w:val="3DA55CE6"/>
    <w:rsid w:val="3DA7FBF0"/>
    <w:rsid w:val="3DA8D4EB"/>
    <w:rsid w:val="3DA9CD8F"/>
    <w:rsid w:val="3DAF1234"/>
    <w:rsid w:val="3DB03891"/>
    <w:rsid w:val="3DBBAA11"/>
    <w:rsid w:val="3DC3A6B1"/>
    <w:rsid w:val="3DC5A9E0"/>
    <w:rsid w:val="3DD2F43E"/>
    <w:rsid w:val="3DDA44ED"/>
    <w:rsid w:val="3DDB3AB0"/>
    <w:rsid w:val="3DDBE3F4"/>
    <w:rsid w:val="3DDEDD06"/>
    <w:rsid w:val="3DE47A13"/>
    <w:rsid w:val="3DED1AE4"/>
    <w:rsid w:val="3DED57F0"/>
    <w:rsid w:val="3DEECE8D"/>
    <w:rsid w:val="3DF2FBDB"/>
    <w:rsid w:val="3DF3570A"/>
    <w:rsid w:val="3DF853AB"/>
    <w:rsid w:val="3DFA3D6A"/>
    <w:rsid w:val="3E167062"/>
    <w:rsid w:val="3E1F625D"/>
    <w:rsid w:val="3E22C7AD"/>
    <w:rsid w:val="3E28394B"/>
    <w:rsid w:val="3E298C3B"/>
    <w:rsid w:val="3E2B8493"/>
    <w:rsid w:val="3E2D8918"/>
    <w:rsid w:val="3E2E512E"/>
    <w:rsid w:val="3E3439BA"/>
    <w:rsid w:val="3E352767"/>
    <w:rsid w:val="3E3D4C5B"/>
    <w:rsid w:val="3E43C4F3"/>
    <w:rsid w:val="3E4C9D02"/>
    <w:rsid w:val="3E54F088"/>
    <w:rsid w:val="3E5B3BFC"/>
    <w:rsid w:val="3E603BBF"/>
    <w:rsid w:val="3E605F7C"/>
    <w:rsid w:val="3E619C85"/>
    <w:rsid w:val="3E677CF0"/>
    <w:rsid w:val="3E762D28"/>
    <w:rsid w:val="3E76C29B"/>
    <w:rsid w:val="3E77B4B9"/>
    <w:rsid w:val="3E7C03EC"/>
    <w:rsid w:val="3E837873"/>
    <w:rsid w:val="3E9A0F45"/>
    <w:rsid w:val="3EB1FB02"/>
    <w:rsid w:val="3EB707E1"/>
    <w:rsid w:val="3EBD3B9D"/>
    <w:rsid w:val="3EC2FAA3"/>
    <w:rsid w:val="3ED4B1CD"/>
    <w:rsid w:val="3ED9E495"/>
    <w:rsid w:val="3EE7FB91"/>
    <w:rsid w:val="3EE936A4"/>
    <w:rsid w:val="3EEE455D"/>
    <w:rsid w:val="3EF1D53E"/>
    <w:rsid w:val="3EFFFDC3"/>
    <w:rsid w:val="3F0137FE"/>
    <w:rsid w:val="3F024150"/>
    <w:rsid w:val="3F03DA92"/>
    <w:rsid w:val="3F0E7D81"/>
    <w:rsid w:val="3F13867E"/>
    <w:rsid w:val="3F19BD46"/>
    <w:rsid w:val="3F1B5BB9"/>
    <w:rsid w:val="3F207398"/>
    <w:rsid w:val="3F2A8A6B"/>
    <w:rsid w:val="3F315EC8"/>
    <w:rsid w:val="3F32FE7C"/>
    <w:rsid w:val="3F3B36DF"/>
    <w:rsid w:val="3F3B706B"/>
    <w:rsid w:val="3F41FB51"/>
    <w:rsid w:val="3F4596D6"/>
    <w:rsid w:val="3F4752CD"/>
    <w:rsid w:val="3F5CADA3"/>
    <w:rsid w:val="3F6743DC"/>
    <w:rsid w:val="3F6AE0BD"/>
    <w:rsid w:val="3F773EEE"/>
    <w:rsid w:val="3F8070A3"/>
    <w:rsid w:val="3F858481"/>
    <w:rsid w:val="3F933DBF"/>
    <w:rsid w:val="3F963AED"/>
    <w:rsid w:val="3F980417"/>
    <w:rsid w:val="3F9975F3"/>
    <w:rsid w:val="3F9A576B"/>
    <w:rsid w:val="3FA60FE7"/>
    <w:rsid w:val="3FA78155"/>
    <w:rsid w:val="3FB78377"/>
    <w:rsid w:val="3FD9A9A0"/>
    <w:rsid w:val="3FDB5147"/>
    <w:rsid w:val="3FE03565"/>
    <w:rsid w:val="3FE0F438"/>
    <w:rsid w:val="3FED280F"/>
    <w:rsid w:val="3FF4E506"/>
    <w:rsid w:val="3FF86723"/>
    <w:rsid w:val="3FFD938D"/>
    <w:rsid w:val="400F86E4"/>
    <w:rsid w:val="40118DA5"/>
    <w:rsid w:val="4024AF0E"/>
    <w:rsid w:val="4040D6BB"/>
    <w:rsid w:val="4043B29A"/>
    <w:rsid w:val="4043BE63"/>
    <w:rsid w:val="404A8DC6"/>
    <w:rsid w:val="404CD129"/>
    <w:rsid w:val="4051EE6C"/>
    <w:rsid w:val="4054BF83"/>
    <w:rsid w:val="40557581"/>
    <w:rsid w:val="405E0046"/>
    <w:rsid w:val="407008A2"/>
    <w:rsid w:val="40711786"/>
    <w:rsid w:val="4072C855"/>
    <w:rsid w:val="4085C72D"/>
    <w:rsid w:val="408A15BE"/>
    <w:rsid w:val="40905996"/>
    <w:rsid w:val="40AA22C4"/>
    <w:rsid w:val="40AE79C3"/>
    <w:rsid w:val="40AF133F"/>
    <w:rsid w:val="40B1C5EA"/>
    <w:rsid w:val="40B29A74"/>
    <w:rsid w:val="40BAC348"/>
    <w:rsid w:val="40CB76BE"/>
    <w:rsid w:val="40CBA25B"/>
    <w:rsid w:val="40CE41A5"/>
    <w:rsid w:val="40CE9611"/>
    <w:rsid w:val="40D4EE7F"/>
    <w:rsid w:val="40D931F8"/>
    <w:rsid w:val="40E56E7D"/>
    <w:rsid w:val="40E5BD41"/>
    <w:rsid w:val="40E6C4B9"/>
    <w:rsid w:val="40EDB05B"/>
    <w:rsid w:val="40EE7C9A"/>
    <w:rsid w:val="40FD3251"/>
    <w:rsid w:val="4101EBC1"/>
    <w:rsid w:val="410813D2"/>
    <w:rsid w:val="410C851C"/>
    <w:rsid w:val="410FC38C"/>
    <w:rsid w:val="41112D94"/>
    <w:rsid w:val="411DC316"/>
    <w:rsid w:val="411EA75B"/>
    <w:rsid w:val="4125576C"/>
    <w:rsid w:val="4134E60D"/>
    <w:rsid w:val="413890B1"/>
    <w:rsid w:val="4139BFEF"/>
    <w:rsid w:val="413B04AE"/>
    <w:rsid w:val="413C322D"/>
    <w:rsid w:val="414306E4"/>
    <w:rsid w:val="41438EA3"/>
    <w:rsid w:val="414B7C29"/>
    <w:rsid w:val="415008C3"/>
    <w:rsid w:val="4159DC7B"/>
    <w:rsid w:val="4159F479"/>
    <w:rsid w:val="415EDD0E"/>
    <w:rsid w:val="415F17A9"/>
    <w:rsid w:val="4165144E"/>
    <w:rsid w:val="41699D45"/>
    <w:rsid w:val="416A0FCB"/>
    <w:rsid w:val="41712843"/>
    <w:rsid w:val="417406D1"/>
    <w:rsid w:val="41761BCB"/>
    <w:rsid w:val="41774D46"/>
    <w:rsid w:val="417CEEB4"/>
    <w:rsid w:val="417DC20F"/>
    <w:rsid w:val="418240B8"/>
    <w:rsid w:val="41911F29"/>
    <w:rsid w:val="4195E897"/>
    <w:rsid w:val="41A168CD"/>
    <w:rsid w:val="41A39674"/>
    <w:rsid w:val="41A998FE"/>
    <w:rsid w:val="41B1D6DD"/>
    <w:rsid w:val="41BF31E9"/>
    <w:rsid w:val="41CC61E7"/>
    <w:rsid w:val="41D45953"/>
    <w:rsid w:val="41D7AEF2"/>
    <w:rsid w:val="41D9E2EA"/>
    <w:rsid w:val="41DC268D"/>
    <w:rsid w:val="41E43D91"/>
    <w:rsid w:val="41E8B90D"/>
    <w:rsid w:val="41EBB69D"/>
    <w:rsid w:val="41F49256"/>
    <w:rsid w:val="41F52895"/>
    <w:rsid w:val="41FC1DD3"/>
    <w:rsid w:val="420B3CC1"/>
    <w:rsid w:val="42144F08"/>
    <w:rsid w:val="421516FD"/>
    <w:rsid w:val="4216038C"/>
    <w:rsid w:val="421744E5"/>
    <w:rsid w:val="42209838"/>
    <w:rsid w:val="422F8A74"/>
    <w:rsid w:val="42375B6E"/>
    <w:rsid w:val="423C8173"/>
    <w:rsid w:val="423D40A3"/>
    <w:rsid w:val="423E1794"/>
    <w:rsid w:val="424D7DEB"/>
    <w:rsid w:val="425EA4F8"/>
    <w:rsid w:val="42605E9C"/>
    <w:rsid w:val="4261DB7A"/>
    <w:rsid w:val="426605D0"/>
    <w:rsid w:val="42702B03"/>
    <w:rsid w:val="4271692D"/>
    <w:rsid w:val="4277FB83"/>
    <w:rsid w:val="42832EB7"/>
    <w:rsid w:val="428BD793"/>
    <w:rsid w:val="428CA16C"/>
    <w:rsid w:val="428D164B"/>
    <w:rsid w:val="428F151B"/>
    <w:rsid w:val="42907292"/>
    <w:rsid w:val="42A3C0F9"/>
    <w:rsid w:val="42A3E433"/>
    <w:rsid w:val="42AF73E6"/>
    <w:rsid w:val="42B20181"/>
    <w:rsid w:val="42B42DB3"/>
    <w:rsid w:val="42B4A8B5"/>
    <w:rsid w:val="42BE061D"/>
    <w:rsid w:val="42C6D1A5"/>
    <w:rsid w:val="42D07943"/>
    <w:rsid w:val="42D7359E"/>
    <w:rsid w:val="42E63F26"/>
    <w:rsid w:val="42EA5BB8"/>
    <w:rsid w:val="42EE68DA"/>
    <w:rsid w:val="42F08439"/>
    <w:rsid w:val="42F09429"/>
    <w:rsid w:val="42F537FA"/>
    <w:rsid w:val="42FB92B2"/>
    <w:rsid w:val="42FD6D81"/>
    <w:rsid w:val="42FE887A"/>
    <w:rsid w:val="4301EF83"/>
    <w:rsid w:val="43088335"/>
    <w:rsid w:val="43094205"/>
    <w:rsid w:val="4312CACA"/>
    <w:rsid w:val="4315B2B4"/>
    <w:rsid w:val="4319D9B2"/>
    <w:rsid w:val="431C7CC6"/>
    <w:rsid w:val="4328BAC6"/>
    <w:rsid w:val="432A563A"/>
    <w:rsid w:val="43317231"/>
    <w:rsid w:val="433B743B"/>
    <w:rsid w:val="4344BCBF"/>
    <w:rsid w:val="434A3062"/>
    <w:rsid w:val="434AC568"/>
    <w:rsid w:val="4356F474"/>
    <w:rsid w:val="43599383"/>
    <w:rsid w:val="435CFCD1"/>
    <w:rsid w:val="43639732"/>
    <w:rsid w:val="43683046"/>
    <w:rsid w:val="436A57DC"/>
    <w:rsid w:val="437506CF"/>
    <w:rsid w:val="43754C6A"/>
    <w:rsid w:val="43860393"/>
    <w:rsid w:val="438B4804"/>
    <w:rsid w:val="438E6D57"/>
    <w:rsid w:val="43946C55"/>
    <w:rsid w:val="4396C536"/>
    <w:rsid w:val="439BC96C"/>
    <w:rsid w:val="439CB7DD"/>
    <w:rsid w:val="43A8B848"/>
    <w:rsid w:val="43AABE3B"/>
    <w:rsid w:val="43D3E0F3"/>
    <w:rsid w:val="43D3F8B3"/>
    <w:rsid w:val="43D7633A"/>
    <w:rsid w:val="43D7B6FA"/>
    <w:rsid w:val="43DB4BEB"/>
    <w:rsid w:val="43E1D839"/>
    <w:rsid w:val="43E3D7AA"/>
    <w:rsid w:val="43E45BDB"/>
    <w:rsid w:val="43E68467"/>
    <w:rsid w:val="43F14E1B"/>
    <w:rsid w:val="43F159FB"/>
    <w:rsid w:val="43F758D8"/>
    <w:rsid w:val="43F93C81"/>
    <w:rsid w:val="43F962D1"/>
    <w:rsid w:val="440951E8"/>
    <w:rsid w:val="440AE8B6"/>
    <w:rsid w:val="440CDDBD"/>
    <w:rsid w:val="44121705"/>
    <w:rsid w:val="44128621"/>
    <w:rsid w:val="4415C699"/>
    <w:rsid w:val="4418166F"/>
    <w:rsid w:val="441C3A5E"/>
    <w:rsid w:val="442340F5"/>
    <w:rsid w:val="442C134C"/>
    <w:rsid w:val="44317E31"/>
    <w:rsid w:val="44376081"/>
    <w:rsid w:val="44380976"/>
    <w:rsid w:val="44413A8B"/>
    <w:rsid w:val="444799F5"/>
    <w:rsid w:val="445096F0"/>
    <w:rsid w:val="44641C0A"/>
    <w:rsid w:val="44671646"/>
    <w:rsid w:val="4469DC9C"/>
    <w:rsid w:val="4476F328"/>
    <w:rsid w:val="447B2F65"/>
    <w:rsid w:val="447BE1AE"/>
    <w:rsid w:val="447D23F5"/>
    <w:rsid w:val="4485F680"/>
    <w:rsid w:val="4492293A"/>
    <w:rsid w:val="4495373B"/>
    <w:rsid w:val="4498BDBA"/>
    <w:rsid w:val="449B5FD5"/>
    <w:rsid w:val="449E9BB9"/>
    <w:rsid w:val="44A57001"/>
    <w:rsid w:val="44A8BAD9"/>
    <w:rsid w:val="44B60152"/>
    <w:rsid w:val="44B7E6BC"/>
    <w:rsid w:val="44C611B0"/>
    <w:rsid w:val="44CC7CD6"/>
    <w:rsid w:val="44D1A70C"/>
    <w:rsid w:val="44D570EE"/>
    <w:rsid w:val="44D5A53B"/>
    <w:rsid w:val="44D81FC1"/>
    <w:rsid w:val="44DAE465"/>
    <w:rsid w:val="44DB451A"/>
    <w:rsid w:val="44DF91C0"/>
    <w:rsid w:val="44E0D6DB"/>
    <w:rsid w:val="44E139C0"/>
    <w:rsid w:val="44E5383E"/>
    <w:rsid w:val="44E7B6FB"/>
    <w:rsid w:val="44F9A328"/>
    <w:rsid w:val="45134DE5"/>
    <w:rsid w:val="4515689A"/>
    <w:rsid w:val="4515E1E2"/>
    <w:rsid w:val="45180358"/>
    <w:rsid w:val="4519BC45"/>
    <w:rsid w:val="451A54E8"/>
    <w:rsid w:val="451AD36F"/>
    <w:rsid w:val="451E3EF3"/>
    <w:rsid w:val="45245F56"/>
    <w:rsid w:val="4526B5BD"/>
    <w:rsid w:val="4526CA6A"/>
    <w:rsid w:val="452B6FD2"/>
    <w:rsid w:val="452C49DC"/>
    <w:rsid w:val="45300DA4"/>
    <w:rsid w:val="4532523C"/>
    <w:rsid w:val="4539E09B"/>
    <w:rsid w:val="453A4162"/>
    <w:rsid w:val="453F27FD"/>
    <w:rsid w:val="454CBF3C"/>
    <w:rsid w:val="4553A56E"/>
    <w:rsid w:val="4558D3E4"/>
    <w:rsid w:val="455A73AD"/>
    <w:rsid w:val="455ADBE9"/>
    <w:rsid w:val="45607E25"/>
    <w:rsid w:val="4568CC8E"/>
    <w:rsid w:val="4569FC18"/>
    <w:rsid w:val="4579CBE8"/>
    <w:rsid w:val="457B3B41"/>
    <w:rsid w:val="457B47B7"/>
    <w:rsid w:val="4582E1C2"/>
    <w:rsid w:val="458AC1CC"/>
    <w:rsid w:val="4590242C"/>
    <w:rsid w:val="4590C4BA"/>
    <w:rsid w:val="4596165E"/>
    <w:rsid w:val="459644E5"/>
    <w:rsid w:val="459ED4D9"/>
    <w:rsid w:val="45B6CFFF"/>
    <w:rsid w:val="45B841DD"/>
    <w:rsid w:val="45BB4ED3"/>
    <w:rsid w:val="45BCF6D9"/>
    <w:rsid w:val="45C5AE4F"/>
    <w:rsid w:val="45CDB0BC"/>
    <w:rsid w:val="45D9831B"/>
    <w:rsid w:val="45E18B64"/>
    <w:rsid w:val="45E80E23"/>
    <w:rsid w:val="45E8F508"/>
    <w:rsid w:val="45F015EA"/>
    <w:rsid w:val="45F06456"/>
    <w:rsid w:val="45F06DE3"/>
    <w:rsid w:val="45FCF88E"/>
    <w:rsid w:val="4600C054"/>
    <w:rsid w:val="460602B7"/>
    <w:rsid w:val="4607ABB7"/>
    <w:rsid w:val="46120DD5"/>
    <w:rsid w:val="4614CC51"/>
    <w:rsid w:val="461650A7"/>
    <w:rsid w:val="46191271"/>
    <w:rsid w:val="461AA66C"/>
    <w:rsid w:val="461BEB87"/>
    <w:rsid w:val="461D3B40"/>
    <w:rsid w:val="462900A2"/>
    <w:rsid w:val="4629FA2E"/>
    <w:rsid w:val="462DFE07"/>
    <w:rsid w:val="463526EA"/>
    <w:rsid w:val="46380990"/>
    <w:rsid w:val="463CD564"/>
    <w:rsid w:val="463CFBC9"/>
    <w:rsid w:val="464400CE"/>
    <w:rsid w:val="4649D9DD"/>
    <w:rsid w:val="4650B2B2"/>
    <w:rsid w:val="4655E029"/>
    <w:rsid w:val="465855B6"/>
    <w:rsid w:val="46592EC2"/>
    <w:rsid w:val="465CF766"/>
    <w:rsid w:val="467721E8"/>
    <w:rsid w:val="46796D7C"/>
    <w:rsid w:val="467978DB"/>
    <w:rsid w:val="467D0C58"/>
    <w:rsid w:val="4681BEDB"/>
    <w:rsid w:val="46828A1A"/>
    <w:rsid w:val="4687B8F3"/>
    <w:rsid w:val="468BCE8D"/>
    <w:rsid w:val="468CA441"/>
    <w:rsid w:val="46938BA4"/>
    <w:rsid w:val="4695E548"/>
    <w:rsid w:val="46A7F8E1"/>
    <w:rsid w:val="46B6B7F6"/>
    <w:rsid w:val="46C101FD"/>
    <w:rsid w:val="46C23F95"/>
    <w:rsid w:val="46C26D27"/>
    <w:rsid w:val="46C5BF5D"/>
    <w:rsid w:val="46C92B0B"/>
    <w:rsid w:val="46CEE570"/>
    <w:rsid w:val="46DB801D"/>
    <w:rsid w:val="46DE063F"/>
    <w:rsid w:val="46E37B25"/>
    <w:rsid w:val="46E50158"/>
    <w:rsid w:val="46EF0B8F"/>
    <w:rsid w:val="46F987E2"/>
    <w:rsid w:val="46FD7686"/>
    <w:rsid w:val="47070830"/>
    <w:rsid w:val="470BDD4A"/>
    <w:rsid w:val="47139EF6"/>
    <w:rsid w:val="47146875"/>
    <w:rsid w:val="4718AF8B"/>
    <w:rsid w:val="471FC8BC"/>
    <w:rsid w:val="47256B26"/>
    <w:rsid w:val="472953D3"/>
    <w:rsid w:val="472A0010"/>
    <w:rsid w:val="473D9000"/>
    <w:rsid w:val="4740B79C"/>
    <w:rsid w:val="474CD0AC"/>
    <w:rsid w:val="474E0A42"/>
    <w:rsid w:val="47575622"/>
    <w:rsid w:val="47612BC6"/>
    <w:rsid w:val="476382D7"/>
    <w:rsid w:val="477AADA7"/>
    <w:rsid w:val="477EF5ED"/>
    <w:rsid w:val="47868908"/>
    <w:rsid w:val="479CD538"/>
    <w:rsid w:val="47B3D286"/>
    <w:rsid w:val="47B5D68C"/>
    <w:rsid w:val="47C358A4"/>
    <w:rsid w:val="47C521EE"/>
    <w:rsid w:val="47CD993E"/>
    <w:rsid w:val="47DE3D2F"/>
    <w:rsid w:val="47EC5E4D"/>
    <w:rsid w:val="47ECDFD0"/>
    <w:rsid w:val="47F62DCD"/>
    <w:rsid w:val="47F77623"/>
    <w:rsid w:val="47FF0147"/>
    <w:rsid w:val="480A845B"/>
    <w:rsid w:val="480C8417"/>
    <w:rsid w:val="480DB260"/>
    <w:rsid w:val="4810AB0B"/>
    <w:rsid w:val="4816D453"/>
    <w:rsid w:val="482178B2"/>
    <w:rsid w:val="482EC748"/>
    <w:rsid w:val="482F8B8F"/>
    <w:rsid w:val="4831A54D"/>
    <w:rsid w:val="484EA9BC"/>
    <w:rsid w:val="4850B251"/>
    <w:rsid w:val="485B4879"/>
    <w:rsid w:val="485CCEF1"/>
    <w:rsid w:val="485EA8C1"/>
    <w:rsid w:val="48675C2B"/>
    <w:rsid w:val="486A71F5"/>
    <w:rsid w:val="486C8004"/>
    <w:rsid w:val="48754EC0"/>
    <w:rsid w:val="4881B5BE"/>
    <w:rsid w:val="48872E9C"/>
    <w:rsid w:val="488928C9"/>
    <w:rsid w:val="48908358"/>
    <w:rsid w:val="4895699C"/>
    <w:rsid w:val="4897E83F"/>
    <w:rsid w:val="48A1C2CF"/>
    <w:rsid w:val="48A80FD7"/>
    <w:rsid w:val="48A8FE1D"/>
    <w:rsid w:val="48A93A31"/>
    <w:rsid w:val="48AF562E"/>
    <w:rsid w:val="48B0DBB0"/>
    <w:rsid w:val="48B16687"/>
    <w:rsid w:val="48BBDBBE"/>
    <w:rsid w:val="48BDEE94"/>
    <w:rsid w:val="48C2628E"/>
    <w:rsid w:val="48C612B0"/>
    <w:rsid w:val="48C77713"/>
    <w:rsid w:val="48D313DE"/>
    <w:rsid w:val="48D4015F"/>
    <w:rsid w:val="48D8355E"/>
    <w:rsid w:val="48F23BC8"/>
    <w:rsid w:val="48FC5E61"/>
    <w:rsid w:val="48FE2B4D"/>
    <w:rsid w:val="49006AE2"/>
    <w:rsid w:val="4902F3D5"/>
    <w:rsid w:val="49087DAD"/>
    <w:rsid w:val="491009FE"/>
    <w:rsid w:val="491168F4"/>
    <w:rsid w:val="491325AE"/>
    <w:rsid w:val="491376A2"/>
    <w:rsid w:val="4914499A"/>
    <w:rsid w:val="49160AD4"/>
    <w:rsid w:val="4917E3A6"/>
    <w:rsid w:val="491ED46B"/>
    <w:rsid w:val="49326BF8"/>
    <w:rsid w:val="4935FE7A"/>
    <w:rsid w:val="49375587"/>
    <w:rsid w:val="4938EC14"/>
    <w:rsid w:val="493B0A6B"/>
    <w:rsid w:val="493C8B7A"/>
    <w:rsid w:val="4940773D"/>
    <w:rsid w:val="494CB9A3"/>
    <w:rsid w:val="494D4683"/>
    <w:rsid w:val="494FDC33"/>
    <w:rsid w:val="495E1A0F"/>
    <w:rsid w:val="4961A991"/>
    <w:rsid w:val="4965B3B5"/>
    <w:rsid w:val="4966F22F"/>
    <w:rsid w:val="49734881"/>
    <w:rsid w:val="4975261C"/>
    <w:rsid w:val="497737F8"/>
    <w:rsid w:val="49779A4C"/>
    <w:rsid w:val="49795F49"/>
    <w:rsid w:val="497CCEE8"/>
    <w:rsid w:val="497EC50E"/>
    <w:rsid w:val="497FEFCF"/>
    <w:rsid w:val="49806553"/>
    <w:rsid w:val="498572A5"/>
    <w:rsid w:val="499285FF"/>
    <w:rsid w:val="499A0501"/>
    <w:rsid w:val="499B3102"/>
    <w:rsid w:val="49A1027F"/>
    <w:rsid w:val="49A5DEA6"/>
    <w:rsid w:val="49AA52B0"/>
    <w:rsid w:val="49AE836C"/>
    <w:rsid w:val="49B20D17"/>
    <w:rsid w:val="49B573D8"/>
    <w:rsid w:val="49B8A2BC"/>
    <w:rsid w:val="49BC999A"/>
    <w:rsid w:val="49C6997F"/>
    <w:rsid w:val="49C9520A"/>
    <w:rsid w:val="49D0E9DC"/>
    <w:rsid w:val="49D15DF4"/>
    <w:rsid w:val="49D26BEE"/>
    <w:rsid w:val="49D8712B"/>
    <w:rsid w:val="49D90386"/>
    <w:rsid w:val="49E3B7C7"/>
    <w:rsid w:val="49EE33B1"/>
    <w:rsid w:val="49EFC138"/>
    <w:rsid w:val="49F19EB0"/>
    <w:rsid w:val="49F30263"/>
    <w:rsid w:val="49F3C05A"/>
    <w:rsid w:val="49F44BB2"/>
    <w:rsid w:val="49FCF948"/>
    <w:rsid w:val="4A01788E"/>
    <w:rsid w:val="4A0F92A1"/>
    <w:rsid w:val="4A1A319D"/>
    <w:rsid w:val="4A1E58A7"/>
    <w:rsid w:val="4A1F6A09"/>
    <w:rsid w:val="4A1FBD2D"/>
    <w:rsid w:val="4A2DDD95"/>
    <w:rsid w:val="4A317593"/>
    <w:rsid w:val="4A3888E5"/>
    <w:rsid w:val="4A3A0E13"/>
    <w:rsid w:val="4A442D27"/>
    <w:rsid w:val="4A4F7C64"/>
    <w:rsid w:val="4A5EBD9E"/>
    <w:rsid w:val="4A62A557"/>
    <w:rsid w:val="4A63CA1F"/>
    <w:rsid w:val="4A65F4AC"/>
    <w:rsid w:val="4A66B3E7"/>
    <w:rsid w:val="4A6BA62A"/>
    <w:rsid w:val="4A7413F0"/>
    <w:rsid w:val="4A79C8E7"/>
    <w:rsid w:val="4A809B79"/>
    <w:rsid w:val="4A853EBF"/>
    <w:rsid w:val="4A89739F"/>
    <w:rsid w:val="4A89CBFE"/>
    <w:rsid w:val="4A8C061E"/>
    <w:rsid w:val="4A8C88DA"/>
    <w:rsid w:val="4A8EF942"/>
    <w:rsid w:val="4A92D7E2"/>
    <w:rsid w:val="4A96A863"/>
    <w:rsid w:val="4A9FA0C6"/>
    <w:rsid w:val="4AA26396"/>
    <w:rsid w:val="4AA75DA8"/>
    <w:rsid w:val="4AAC5361"/>
    <w:rsid w:val="4AB16835"/>
    <w:rsid w:val="4ABBA2ED"/>
    <w:rsid w:val="4AC093D6"/>
    <w:rsid w:val="4AC1E262"/>
    <w:rsid w:val="4AD898A8"/>
    <w:rsid w:val="4ADB4A61"/>
    <w:rsid w:val="4AE8AAC7"/>
    <w:rsid w:val="4AF13AA0"/>
    <w:rsid w:val="4AF7A692"/>
    <w:rsid w:val="4B0420B2"/>
    <w:rsid w:val="4B074B34"/>
    <w:rsid w:val="4B0B2C7C"/>
    <w:rsid w:val="4B0B493C"/>
    <w:rsid w:val="4B0BB04F"/>
    <w:rsid w:val="4B0BC33A"/>
    <w:rsid w:val="4B153BAB"/>
    <w:rsid w:val="4B18628C"/>
    <w:rsid w:val="4B189309"/>
    <w:rsid w:val="4B1F29B8"/>
    <w:rsid w:val="4B208BFB"/>
    <w:rsid w:val="4B22BB3D"/>
    <w:rsid w:val="4B245406"/>
    <w:rsid w:val="4B263604"/>
    <w:rsid w:val="4B299584"/>
    <w:rsid w:val="4B2CB504"/>
    <w:rsid w:val="4B2EA28D"/>
    <w:rsid w:val="4B38D512"/>
    <w:rsid w:val="4B4101A4"/>
    <w:rsid w:val="4B464F41"/>
    <w:rsid w:val="4B480435"/>
    <w:rsid w:val="4B526657"/>
    <w:rsid w:val="4B5B38E1"/>
    <w:rsid w:val="4B5C834F"/>
    <w:rsid w:val="4B616A27"/>
    <w:rsid w:val="4B65E877"/>
    <w:rsid w:val="4B679CD3"/>
    <w:rsid w:val="4B68A62E"/>
    <w:rsid w:val="4B6A2810"/>
    <w:rsid w:val="4B71A761"/>
    <w:rsid w:val="4B7B4941"/>
    <w:rsid w:val="4B7DC867"/>
    <w:rsid w:val="4B818D95"/>
    <w:rsid w:val="4B85D519"/>
    <w:rsid w:val="4B89CDC0"/>
    <w:rsid w:val="4B912EF5"/>
    <w:rsid w:val="4B92468F"/>
    <w:rsid w:val="4B93C1F6"/>
    <w:rsid w:val="4B95D941"/>
    <w:rsid w:val="4B9E3E6B"/>
    <w:rsid w:val="4BA2FC19"/>
    <w:rsid w:val="4BB19E81"/>
    <w:rsid w:val="4BB3D0A8"/>
    <w:rsid w:val="4BB5C2F4"/>
    <w:rsid w:val="4BB67F57"/>
    <w:rsid w:val="4BBC00C0"/>
    <w:rsid w:val="4BC1733A"/>
    <w:rsid w:val="4BC88469"/>
    <w:rsid w:val="4BD0818A"/>
    <w:rsid w:val="4BD635E2"/>
    <w:rsid w:val="4BDC16DB"/>
    <w:rsid w:val="4BE2EA4D"/>
    <w:rsid w:val="4BE97792"/>
    <w:rsid w:val="4BEC5048"/>
    <w:rsid w:val="4BEEA5A2"/>
    <w:rsid w:val="4BEF285B"/>
    <w:rsid w:val="4BF2613B"/>
    <w:rsid w:val="4BF9476B"/>
    <w:rsid w:val="4C00A8E5"/>
    <w:rsid w:val="4C00B4E9"/>
    <w:rsid w:val="4C018274"/>
    <w:rsid w:val="4C0C6828"/>
    <w:rsid w:val="4C1C9050"/>
    <w:rsid w:val="4C1D296F"/>
    <w:rsid w:val="4C296B0E"/>
    <w:rsid w:val="4C2CAA55"/>
    <w:rsid w:val="4C31BE2B"/>
    <w:rsid w:val="4C357617"/>
    <w:rsid w:val="4C3E0022"/>
    <w:rsid w:val="4C49477B"/>
    <w:rsid w:val="4C4E97F9"/>
    <w:rsid w:val="4C4F095E"/>
    <w:rsid w:val="4C508CD2"/>
    <w:rsid w:val="4C530F8A"/>
    <w:rsid w:val="4C5602F1"/>
    <w:rsid w:val="4C5B1DE4"/>
    <w:rsid w:val="4C5B58F2"/>
    <w:rsid w:val="4C670CF9"/>
    <w:rsid w:val="4C6D460C"/>
    <w:rsid w:val="4C6DD794"/>
    <w:rsid w:val="4C740CDF"/>
    <w:rsid w:val="4C8C6C85"/>
    <w:rsid w:val="4C903B64"/>
    <w:rsid w:val="4C9305F7"/>
    <w:rsid w:val="4C99E158"/>
    <w:rsid w:val="4C9F4BC1"/>
    <w:rsid w:val="4CA581D0"/>
    <w:rsid w:val="4CAD48C0"/>
    <w:rsid w:val="4CB906AC"/>
    <w:rsid w:val="4CBA9DF6"/>
    <w:rsid w:val="4CC2C558"/>
    <w:rsid w:val="4CC8BC83"/>
    <w:rsid w:val="4CC900BD"/>
    <w:rsid w:val="4CCB3A20"/>
    <w:rsid w:val="4CCF76C4"/>
    <w:rsid w:val="4CD17ABF"/>
    <w:rsid w:val="4CDF9869"/>
    <w:rsid w:val="4CDF9EE4"/>
    <w:rsid w:val="4CE1128A"/>
    <w:rsid w:val="4CE55819"/>
    <w:rsid w:val="4CEADD74"/>
    <w:rsid w:val="4CEB20A6"/>
    <w:rsid w:val="4CEDAC12"/>
    <w:rsid w:val="4CFB8585"/>
    <w:rsid w:val="4D0112A4"/>
    <w:rsid w:val="4D04F9F7"/>
    <w:rsid w:val="4D06C8DC"/>
    <w:rsid w:val="4D0A562F"/>
    <w:rsid w:val="4D0C71DE"/>
    <w:rsid w:val="4D0D78FD"/>
    <w:rsid w:val="4D158BC8"/>
    <w:rsid w:val="4D15C7E0"/>
    <w:rsid w:val="4D188B97"/>
    <w:rsid w:val="4D29DA77"/>
    <w:rsid w:val="4D305096"/>
    <w:rsid w:val="4D368524"/>
    <w:rsid w:val="4D36E76A"/>
    <w:rsid w:val="4D3D67E6"/>
    <w:rsid w:val="4D46554A"/>
    <w:rsid w:val="4D4E987A"/>
    <w:rsid w:val="4D575DEF"/>
    <w:rsid w:val="4D63B316"/>
    <w:rsid w:val="4D6B445C"/>
    <w:rsid w:val="4D6E1D05"/>
    <w:rsid w:val="4D705D6F"/>
    <w:rsid w:val="4D71314D"/>
    <w:rsid w:val="4D73393A"/>
    <w:rsid w:val="4D785C62"/>
    <w:rsid w:val="4D84E132"/>
    <w:rsid w:val="4D8672DF"/>
    <w:rsid w:val="4D8C4D9F"/>
    <w:rsid w:val="4D95D3B1"/>
    <w:rsid w:val="4D9A4689"/>
    <w:rsid w:val="4D9D97B2"/>
    <w:rsid w:val="4DA21D17"/>
    <w:rsid w:val="4DAEF6C5"/>
    <w:rsid w:val="4DAF6763"/>
    <w:rsid w:val="4DB27C66"/>
    <w:rsid w:val="4DBE8297"/>
    <w:rsid w:val="4DC5D5F7"/>
    <w:rsid w:val="4DC7DF0A"/>
    <w:rsid w:val="4DD1DA70"/>
    <w:rsid w:val="4DD3DFB7"/>
    <w:rsid w:val="4DE214D8"/>
    <w:rsid w:val="4DE3C9F5"/>
    <w:rsid w:val="4DE7964F"/>
    <w:rsid w:val="4DEAFE96"/>
    <w:rsid w:val="4DEBE96B"/>
    <w:rsid w:val="4DF247BF"/>
    <w:rsid w:val="4DFD8CE9"/>
    <w:rsid w:val="4E02B648"/>
    <w:rsid w:val="4E097AD4"/>
    <w:rsid w:val="4E09B39F"/>
    <w:rsid w:val="4E10AC69"/>
    <w:rsid w:val="4E11C8FB"/>
    <w:rsid w:val="4E192D54"/>
    <w:rsid w:val="4E260D85"/>
    <w:rsid w:val="4E2F118E"/>
    <w:rsid w:val="4E2F84E7"/>
    <w:rsid w:val="4E388B68"/>
    <w:rsid w:val="4E39C466"/>
    <w:rsid w:val="4E41E09E"/>
    <w:rsid w:val="4E4A9F66"/>
    <w:rsid w:val="4E4FD889"/>
    <w:rsid w:val="4E500608"/>
    <w:rsid w:val="4E52CE19"/>
    <w:rsid w:val="4E58A333"/>
    <w:rsid w:val="4E5F165D"/>
    <w:rsid w:val="4E6439A6"/>
    <w:rsid w:val="4E64B64D"/>
    <w:rsid w:val="4E652989"/>
    <w:rsid w:val="4E663D7F"/>
    <w:rsid w:val="4E6771D3"/>
    <w:rsid w:val="4E6E7E1E"/>
    <w:rsid w:val="4E6F46E1"/>
    <w:rsid w:val="4E72324E"/>
    <w:rsid w:val="4E7259BC"/>
    <w:rsid w:val="4E82A1F8"/>
    <w:rsid w:val="4E888676"/>
    <w:rsid w:val="4E926618"/>
    <w:rsid w:val="4E9E3D9C"/>
    <w:rsid w:val="4EA26529"/>
    <w:rsid w:val="4EA98387"/>
    <w:rsid w:val="4EAA2392"/>
    <w:rsid w:val="4EB22D2E"/>
    <w:rsid w:val="4EB77387"/>
    <w:rsid w:val="4EBA274A"/>
    <w:rsid w:val="4EBB7C5B"/>
    <w:rsid w:val="4EBF7D3A"/>
    <w:rsid w:val="4EC017B8"/>
    <w:rsid w:val="4EC25858"/>
    <w:rsid w:val="4EC77E3A"/>
    <w:rsid w:val="4ECC5E7E"/>
    <w:rsid w:val="4EDAD5E8"/>
    <w:rsid w:val="4EE63BD3"/>
    <w:rsid w:val="4EE87275"/>
    <w:rsid w:val="4EEB40CA"/>
    <w:rsid w:val="4EEB57C1"/>
    <w:rsid w:val="4EF17275"/>
    <w:rsid w:val="4EF5BBEB"/>
    <w:rsid w:val="4EF76906"/>
    <w:rsid w:val="4F01EED2"/>
    <w:rsid w:val="4F1E56CC"/>
    <w:rsid w:val="4F282665"/>
    <w:rsid w:val="4F28C188"/>
    <w:rsid w:val="4F2A2696"/>
    <w:rsid w:val="4F2B3170"/>
    <w:rsid w:val="4F380608"/>
    <w:rsid w:val="4F397767"/>
    <w:rsid w:val="4F3AD5D9"/>
    <w:rsid w:val="4F3B91A4"/>
    <w:rsid w:val="4F425AC3"/>
    <w:rsid w:val="4F4AD14F"/>
    <w:rsid w:val="4F52637B"/>
    <w:rsid w:val="4F54FB21"/>
    <w:rsid w:val="4F5B66D4"/>
    <w:rsid w:val="4F6C4824"/>
    <w:rsid w:val="4F6F26BB"/>
    <w:rsid w:val="4F725705"/>
    <w:rsid w:val="4F7B0047"/>
    <w:rsid w:val="4F7DB592"/>
    <w:rsid w:val="4F81B726"/>
    <w:rsid w:val="4F83AE4E"/>
    <w:rsid w:val="4F8994FD"/>
    <w:rsid w:val="4F8AA128"/>
    <w:rsid w:val="4F8AB04C"/>
    <w:rsid w:val="4F917A2A"/>
    <w:rsid w:val="4F9A47AB"/>
    <w:rsid w:val="4F9B6C5E"/>
    <w:rsid w:val="4FA598A7"/>
    <w:rsid w:val="4FB2BC36"/>
    <w:rsid w:val="4FB66AA1"/>
    <w:rsid w:val="4FBD1C8C"/>
    <w:rsid w:val="4FC2F50D"/>
    <w:rsid w:val="4FC3BA7A"/>
    <w:rsid w:val="4FC7B878"/>
    <w:rsid w:val="4FD374FF"/>
    <w:rsid w:val="4FE59412"/>
    <w:rsid w:val="4FED70B9"/>
    <w:rsid w:val="4FEFFD0D"/>
    <w:rsid w:val="4FF02C19"/>
    <w:rsid w:val="4FF3B63A"/>
    <w:rsid w:val="4FF53B7C"/>
    <w:rsid w:val="4FF85CBA"/>
    <w:rsid w:val="4FFA30D1"/>
    <w:rsid w:val="4FFE559A"/>
    <w:rsid w:val="5003FFF5"/>
    <w:rsid w:val="50093BE0"/>
    <w:rsid w:val="500C5963"/>
    <w:rsid w:val="5011A75B"/>
    <w:rsid w:val="5014C61B"/>
    <w:rsid w:val="501FE704"/>
    <w:rsid w:val="50230C96"/>
    <w:rsid w:val="50238ED5"/>
    <w:rsid w:val="5027EAE5"/>
    <w:rsid w:val="502EC565"/>
    <w:rsid w:val="50304942"/>
    <w:rsid w:val="50319495"/>
    <w:rsid w:val="5031BB95"/>
    <w:rsid w:val="50389312"/>
    <w:rsid w:val="50395AC7"/>
    <w:rsid w:val="50401342"/>
    <w:rsid w:val="50403221"/>
    <w:rsid w:val="50455728"/>
    <w:rsid w:val="504711BD"/>
    <w:rsid w:val="50592767"/>
    <w:rsid w:val="50625BDD"/>
    <w:rsid w:val="5066734E"/>
    <w:rsid w:val="506F962D"/>
    <w:rsid w:val="507ACE15"/>
    <w:rsid w:val="508FF9CB"/>
    <w:rsid w:val="50913EDF"/>
    <w:rsid w:val="50929406"/>
    <w:rsid w:val="5095C1D7"/>
    <w:rsid w:val="5097CF71"/>
    <w:rsid w:val="50AA5FD8"/>
    <w:rsid w:val="50B07655"/>
    <w:rsid w:val="50BB7AB7"/>
    <w:rsid w:val="50BEFA7B"/>
    <w:rsid w:val="50C22394"/>
    <w:rsid w:val="50C7AB58"/>
    <w:rsid w:val="50D086C7"/>
    <w:rsid w:val="50D3DDCD"/>
    <w:rsid w:val="50D90A97"/>
    <w:rsid w:val="50D9F545"/>
    <w:rsid w:val="50DC271E"/>
    <w:rsid w:val="50DED364"/>
    <w:rsid w:val="50DFB919"/>
    <w:rsid w:val="50E279BF"/>
    <w:rsid w:val="50E76476"/>
    <w:rsid w:val="50E9ADE7"/>
    <w:rsid w:val="50EAD9E0"/>
    <w:rsid w:val="50F07B0D"/>
    <w:rsid w:val="50F5685B"/>
    <w:rsid w:val="50F5D4D5"/>
    <w:rsid w:val="50FC0CE4"/>
    <w:rsid w:val="50FF504B"/>
    <w:rsid w:val="5100EA78"/>
    <w:rsid w:val="51019F9E"/>
    <w:rsid w:val="510551A7"/>
    <w:rsid w:val="51081E76"/>
    <w:rsid w:val="51115512"/>
    <w:rsid w:val="5119C8E3"/>
    <w:rsid w:val="511BAA6E"/>
    <w:rsid w:val="5125EAE1"/>
    <w:rsid w:val="51283791"/>
    <w:rsid w:val="512C9862"/>
    <w:rsid w:val="51302ADB"/>
    <w:rsid w:val="513F3DF9"/>
    <w:rsid w:val="5149991E"/>
    <w:rsid w:val="514B2997"/>
    <w:rsid w:val="514EDA10"/>
    <w:rsid w:val="5153C721"/>
    <w:rsid w:val="515B8B92"/>
    <w:rsid w:val="516A5842"/>
    <w:rsid w:val="51756AC6"/>
    <w:rsid w:val="5181A3EB"/>
    <w:rsid w:val="5182C836"/>
    <w:rsid w:val="518389BF"/>
    <w:rsid w:val="518D3602"/>
    <w:rsid w:val="5193B650"/>
    <w:rsid w:val="51942FA6"/>
    <w:rsid w:val="519F54F5"/>
    <w:rsid w:val="519FD25A"/>
    <w:rsid w:val="51A28C68"/>
    <w:rsid w:val="51AFE645"/>
    <w:rsid w:val="51B59E2B"/>
    <w:rsid w:val="51B7CC92"/>
    <w:rsid w:val="51C02791"/>
    <w:rsid w:val="51C9CF4D"/>
    <w:rsid w:val="51D56FFC"/>
    <w:rsid w:val="51EA90FD"/>
    <w:rsid w:val="51F66D10"/>
    <w:rsid w:val="51FA1AB7"/>
    <w:rsid w:val="51FDA34F"/>
    <w:rsid w:val="5200C4AF"/>
    <w:rsid w:val="520BD8B6"/>
    <w:rsid w:val="521052FE"/>
    <w:rsid w:val="5216B99E"/>
    <w:rsid w:val="5222E18C"/>
    <w:rsid w:val="522B7C53"/>
    <w:rsid w:val="5239AA0A"/>
    <w:rsid w:val="523A56AD"/>
    <w:rsid w:val="523D5D30"/>
    <w:rsid w:val="52467508"/>
    <w:rsid w:val="5248AE2B"/>
    <w:rsid w:val="525868A9"/>
    <w:rsid w:val="52641FA1"/>
    <w:rsid w:val="52660188"/>
    <w:rsid w:val="52686E3C"/>
    <w:rsid w:val="52788743"/>
    <w:rsid w:val="5279F4A3"/>
    <w:rsid w:val="527EF9F9"/>
    <w:rsid w:val="52802024"/>
    <w:rsid w:val="52804F77"/>
    <w:rsid w:val="52807E23"/>
    <w:rsid w:val="5283454E"/>
    <w:rsid w:val="52886248"/>
    <w:rsid w:val="52894B22"/>
    <w:rsid w:val="528C272F"/>
    <w:rsid w:val="529DC72F"/>
    <w:rsid w:val="529E050A"/>
    <w:rsid w:val="52A1B565"/>
    <w:rsid w:val="52A44344"/>
    <w:rsid w:val="52A63BAB"/>
    <w:rsid w:val="52AC8E54"/>
    <w:rsid w:val="52B74483"/>
    <w:rsid w:val="52BAAE5A"/>
    <w:rsid w:val="52BEF62F"/>
    <w:rsid w:val="52C02ACC"/>
    <w:rsid w:val="52CE28A6"/>
    <w:rsid w:val="52D2FAF7"/>
    <w:rsid w:val="52DBE9B6"/>
    <w:rsid w:val="52E1009F"/>
    <w:rsid w:val="52E15F96"/>
    <w:rsid w:val="52E3241B"/>
    <w:rsid w:val="52E522FC"/>
    <w:rsid w:val="52E62544"/>
    <w:rsid w:val="52E8433D"/>
    <w:rsid w:val="52E994F6"/>
    <w:rsid w:val="52EB19E8"/>
    <w:rsid w:val="52EEC734"/>
    <w:rsid w:val="52F26733"/>
    <w:rsid w:val="52FD7C22"/>
    <w:rsid w:val="530165B6"/>
    <w:rsid w:val="530CD32A"/>
    <w:rsid w:val="530DF7E0"/>
    <w:rsid w:val="5313B69F"/>
    <w:rsid w:val="5316686B"/>
    <w:rsid w:val="5316D51F"/>
    <w:rsid w:val="531C99CA"/>
    <w:rsid w:val="531CA8EB"/>
    <w:rsid w:val="531CB57A"/>
    <w:rsid w:val="531EFF13"/>
    <w:rsid w:val="5330CF92"/>
    <w:rsid w:val="5336D142"/>
    <w:rsid w:val="534D27AE"/>
    <w:rsid w:val="534DFC8F"/>
    <w:rsid w:val="53525B2A"/>
    <w:rsid w:val="535C96C0"/>
    <w:rsid w:val="53617AE2"/>
    <w:rsid w:val="53656D92"/>
    <w:rsid w:val="5368230D"/>
    <w:rsid w:val="5373464F"/>
    <w:rsid w:val="5377F250"/>
    <w:rsid w:val="5378193F"/>
    <w:rsid w:val="537D01A3"/>
    <w:rsid w:val="5380C9F6"/>
    <w:rsid w:val="538853A4"/>
    <w:rsid w:val="5388D057"/>
    <w:rsid w:val="5393EC10"/>
    <w:rsid w:val="5398104F"/>
    <w:rsid w:val="539DCFA5"/>
    <w:rsid w:val="53A42A18"/>
    <w:rsid w:val="53A4CEA3"/>
    <w:rsid w:val="53A949E9"/>
    <w:rsid w:val="53AF22CB"/>
    <w:rsid w:val="53B25168"/>
    <w:rsid w:val="53B53A89"/>
    <w:rsid w:val="53B86324"/>
    <w:rsid w:val="53B98372"/>
    <w:rsid w:val="53BA8E1E"/>
    <w:rsid w:val="53C92702"/>
    <w:rsid w:val="53D01D64"/>
    <w:rsid w:val="53D90C98"/>
    <w:rsid w:val="53DDE01A"/>
    <w:rsid w:val="53E1D15B"/>
    <w:rsid w:val="53E24A24"/>
    <w:rsid w:val="53E42F71"/>
    <w:rsid w:val="53EEECC4"/>
    <w:rsid w:val="53F089AB"/>
    <w:rsid w:val="53F3DA5E"/>
    <w:rsid w:val="53F5FC57"/>
    <w:rsid w:val="53FDC0AD"/>
    <w:rsid w:val="53FF0E6D"/>
    <w:rsid w:val="5401D48C"/>
    <w:rsid w:val="54064AC2"/>
    <w:rsid w:val="540E9655"/>
    <w:rsid w:val="54214EA9"/>
    <w:rsid w:val="542B3EE7"/>
    <w:rsid w:val="542CF5C0"/>
    <w:rsid w:val="542DD11C"/>
    <w:rsid w:val="5435151C"/>
    <w:rsid w:val="54365295"/>
    <w:rsid w:val="543AD61B"/>
    <w:rsid w:val="543F35A5"/>
    <w:rsid w:val="5446D9C6"/>
    <w:rsid w:val="5449C6C0"/>
    <w:rsid w:val="544CADFF"/>
    <w:rsid w:val="544E3321"/>
    <w:rsid w:val="544F1F0D"/>
    <w:rsid w:val="5454FDEE"/>
    <w:rsid w:val="5458FDB4"/>
    <w:rsid w:val="54594270"/>
    <w:rsid w:val="5459B1BC"/>
    <w:rsid w:val="54643E73"/>
    <w:rsid w:val="54711583"/>
    <w:rsid w:val="5471B1FB"/>
    <w:rsid w:val="5472E946"/>
    <w:rsid w:val="54732276"/>
    <w:rsid w:val="54755061"/>
    <w:rsid w:val="5477BA17"/>
    <w:rsid w:val="547A2380"/>
    <w:rsid w:val="547B08B5"/>
    <w:rsid w:val="5482B9BD"/>
    <w:rsid w:val="548A203C"/>
    <w:rsid w:val="548D10AA"/>
    <w:rsid w:val="548E3B38"/>
    <w:rsid w:val="54953755"/>
    <w:rsid w:val="549544EC"/>
    <w:rsid w:val="549B6E79"/>
    <w:rsid w:val="549FBB6E"/>
    <w:rsid w:val="54A6F242"/>
    <w:rsid w:val="54A995F9"/>
    <w:rsid w:val="54AD22A3"/>
    <w:rsid w:val="54B2EE11"/>
    <w:rsid w:val="54B652FD"/>
    <w:rsid w:val="54BC9757"/>
    <w:rsid w:val="54C38538"/>
    <w:rsid w:val="54C6FF32"/>
    <w:rsid w:val="54CA7E70"/>
    <w:rsid w:val="54D1EAC4"/>
    <w:rsid w:val="54D2E26B"/>
    <w:rsid w:val="54D3D77E"/>
    <w:rsid w:val="54D627C6"/>
    <w:rsid w:val="54D893F9"/>
    <w:rsid w:val="54D9476F"/>
    <w:rsid w:val="54DCC309"/>
    <w:rsid w:val="54DDC0D9"/>
    <w:rsid w:val="54E1557B"/>
    <w:rsid w:val="54E19B40"/>
    <w:rsid w:val="54E1AB79"/>
    <w:rsid w:val="54E909F0"/>
    <w:rsid w:val="54EAFADF"/>
    <w:rsid w:val="54EF2304"/>
    <w:rsid w:val="5503498E"/>
    <w:rsid w:val="5508752A"/>
    <w:rsid w:val="550956BE"/>
    <w:rsid w:val="550A60A8"/>
    <w:rsid w:val="550B30DA"/>
    <w:rsid w:val="550ED551"/>
    <w:rsid w:val="5510CC31"/>
    <w:rsid w:val="55126A8C"/>
    <w:rsid w:val="551C097E"/>
    <w:rsid w:val="5524296B"/>
    <w:rsid w:val="552A3275"/>
    <w:rsid w:val="553423B2"/>
    <w:rsid w:val="55354644"/>
    <w:rsid w:val="55382F6F"/>
    <w:rsid w:val="554329A3"/>
    <w:rsid w:val="55501038"/>
    <w:rsid w:val="555174DB"/>
    <w:rsid w:val="55576F1A"/>
    <w:rsid w:val="555BACA5"/>
    <w:rsid w:val="555E0D33"/>
    <w:rsid w:val="556B9D74"/>
    <w:rsid w:val="556E5DC1"/>
    <w:rsid w:val="55708C9D"/>
    <w:rsid w:val="557170FE"/>
    <w:rsid w:val="5572D464"/>
    <w:rsid w:val="5573CFDB"/>
    <w:rsid w:val="5573DB4B"/>
    <w:rsid w:val="557DBD5F"/>
    <w:rsid w:val="55840C9B"/>
    <w:rsid w:val="55852CF7"/>
    <w:rsid w:val="559BCF76"/>
    <w:rsid w:val="55A2B696"/>
    <w:rsid w:val="55A711EA"/>
    <w:rsid w:val="55B21CC0"/>
    <w:rsid w:val="55B26D71"/>
    <w:rsid w:val="55B4A5CE"/>
    <w:rsid w:val="55B4F6D8"/>
    <w:rsid w:val="55C2F715"/>
    <w:rsid w:val="55CD7324"/>
    <w:rsid w:val="55D9B37D"/>
    <w:rsid w:val="55DCA4F7"/>
    <w:rsid w:val="55DCB5BD"/>
    <w:rsid w:val="55DD36C6"/>
    <w:rsid w:val="55DF8AE1"/>
    <w:rsid w:val="55E70DEA"/>
    <w:rsid w:val="55E92906"/>
    <w:rsid w:val="55E94890"/>
    <w:rsid w:val="55EB89F0"/>
    <w:rsid w:val="55F0365B"/>
    <w:rsid w:val="55F8CC8F"/>
    <w:rsid w:val="56028FBC"/>
    <w:rsid w:val="56114B14"/>
    <w:rsid w:val="5618E90F"/>
    <w:rsid w:val="5620BAAB"/>
    <w:rsid w:val="5626D951"/>
    <w:rsid w:val="56306904"/>
    <w:rsid w:val="56313530"/>
    <w:rsid w:val="5638F42C"/>
    <w:rsid w:val="56424E09"/>
    <w:rsid w:val="564AA16C"/>
    <w:rsid w:val="56540A07"/>
    <w:rsid w:val="565987B1"/>
    <w:rsid w:val="565A117A"/>
    <w:rsid w:val="565FFDA7"/>
    <w:rsid w:val="5663E06F"/>
    <w:rsid w:val="5664B077"/>
    <w:rsid w:val="567043FA"/>
    <w:rsid w:val="56873049"/>
    <w:rsid w:val="56941287"/>
    <w:rsid w:val="5699B403"/>
    <w:rsid w:val="569AFBDC"/>
    <w:rsid w:val="569DEFE8"/>
    <w:rsid w:val="569FA158"/>
    <w:rsid w:val="56A447E4"/>
    <w:rsid w:val="56AA5CB6"/>
    <w:rsid w:val="56AF365D"/>
    <w:rsid w:val="56B8E68B"/>
    <w:rsid w:val="56C70E44"/>
    <w:rsid w:val="56CAE204"/>
    <w:rsid w:val="56CEDEC2"/>
    <w:rsid w:val="56D36351"/>
    <w:rsid w:val="56E204A4"/>
    <w:rsid w:val="56E3CFB2"/>
    <w:rsid w:val="56E4BB9D"/>
    <w:rsid w:val="56E517D8"/>
    <w:rsid w:val="56E66DE5"/>
    <w:rsid w:val="56EDAD9A"/>
    <w:rsid w:val="56EFFCA2"/>
    <w:rsid w:val="56F5F833"/>
    <w:rsid w:val="56F89B73"/>
    <w:rsid w:val="5701391A"/>
    <w:rsid w:val="5704D60A"/>
    <w:rsid w:val="570B9EA6"/>
    <w:rsid w:val="570D3126"/>
    <w:rsid w:val="570F3CE1"/>
    <w:rsid w:val="5718E1F8"/>
    <w:rsid w:val="57193361"/>
    <w:rsid w:val="571CC429"/>
    <w:rsid w:val="57238D9A"/>
    <w:rsid w:val="5726D77B"/>
    <w:rsid w:val="572A9A6A"/>
    <w:rsid w:val="5747C04B"/>
    <w:rsid w:val="574A62C8"/>
    <w:rsid w:val="574CA835"/>
    <w:rsid w:val="574DD6F9"/>
    <w:rsid w:val="574F6F50"/>
    <w:rsid w:val="5759EABD"/>
    <w:rsid w:val="575CF89E"/>
    <w:rsid w:val="575EB4CF"/>
    <w:rsid w:val="576874F2"/>
    <w:rsid w:val="57696143"/>
    <w:rsid w:val="576D9772"/>
    <w:rsid w:val="576F1F3E"/>
    <w:rsid w:val="576F41D3"/>
    <w:rsid w:val="576F9F1A"/>
    <w:rsid w:val="5770F71A"/>
    <w:rsid w:val="5775FBE9"/>
    <w:rsid w:val="577C383F"/>
    <w:rsid w:val="57802299"/>
    <w:rsid w:val="5783A894"/>
    <w:rsid w:val="578AEF5C"/>
    <w:rsid w:val="578CC44F"/>
    <w:rsid w:val="5794EEE6"/>
    <w:rsid w:val="579AABD2"/>
    <w:rsid w:val="579DA8F1"/>
    <w:rsid w:val="57A31A5A"/>
    <w:rsid w:val="57AD5AC5"/>
    <w:rsid w:val="57B38A80"/>
    <w:rsid w:val="57BCF572"/>
    <w:rsid w:val="57C43A87"/>
    <w:rsid w:val="57C7D53A"/>
    <w:rsid w:val="57CBDA04"/>
    <w:rsid w:val="57CDD934"/>
    <w:rsid w:val="57CE06F2"/>
    <w:rsid w:val="57D4FD10"/>
    <w:rsid w:val="57D5A14B"/>
    <w:rsid w:val="57DC0C24"/>
    <w:rsid w:val="57DE6D26"/>
    <w:rsid w:val="57F68358"/>
    <w:rsid w:val="57F8D771"/>
    <w:rsid w:val="58053ED1"/>
    <w:rsid w:val="58061926"/>
    <w:rsid w:val="580677B6"/>
    <w:rsid w:val="58085B80"/>
    <w:rsid w:val="580F058C"/>
    <w:rsid w:val="580F720A"/>
    <w:rsid w:val="5811DDB0"/>
    <w:rsid w:val="58145CFC"/>
    <w:rsid w:val="58152D0B"/>
    <w:rsid w:val="5824FABA"/>
    <w:rsid w:val="5827A6C4"/>
    <w:rsid w:val="58360952"/>
    <w:rsid w:val="583DB39E"/>
    <w:rsid w:val="5847A408"/>
    <w:rsid w:val="58513638"/>
    <w:rsid w:val="5858434A"/>
    <w:rsid w:val="585F5777"/>
    <w:rsid w:val="58790299"/>
    <w:rsid w:val="587A00D4"/>
    <w:rsid w:val="587EDFFC"/>
    <w:rsid w:val="5880E1F9"/>
    <w:rsid w:val="588B09FB"/>
    <w:rsid w:val="588C0639"/>
    <w:rsid w:val="589212B7"/>
    <w:rsid w:val="58922310"/>
    <w:rsid w:val="58963A5F"/>
    <w:rsid w:val="58AD23FA"/>
    <w:rsid w:val="58AD3C23"/>
    <w:rsid w:val="58B0EA3B"/>
    <w:rsid w:val="58B4CC2F"/>
    <w:rsid w:val="58BB9387"/>
    <w:rsid w:val="58BBA2C5"/>
    <w:rsid w:val="58C4F905"/>
    <w:rsid w:val="58C54FF4"/>
    <w:rsid w:val="58D036B3"/>
    <w:rsid w:val="58D0AE7C"/>
    <w:rsid w:val="58D6D045"/>
    <w:rsid w:val="58DD8B0F"/>
    <w:rsid w:val="58F38F20"/>
    <w:rsid w:val="58FD5A40"/>
    <w:rsid w:val="5904562A"/>
    <w:rsid w:val="590AC5B4"/>
    <w:rsid w:val="590F3C1D"/>
    <w:rsid w:val="592063C6"/>
    <w:rsid w:val="5920ED64"/>
    <w:rsid w:val="59264C6E"/>
    <w:rsid w:val="59283A61"/>
    <w:rsid w:val="592FD2CC"/>
    <w:rsid w:val="5930DAA7"/>
    <w:rsid w:val="5933C37D"/>
    <w:rsid w:val="5936CE99"/>
    <w:rsid w:val="593817ED"/>
    <w:rsid w:val="593B8C0A"/>
    <w:rsid w:val="593F4C0A"/>
    <w:rsid w:val="5942F0B4"/>
    <w:rsid w:val="594A5F71"/>
    <w:rsid w:val="5964CB69"/>
    <w:rsid w:val="59716B7F"/>
    <w:rsid w:val="597279E1"/>
    <w:rsid w:val="597E0FDB"/>
    <w:rsid w:val="5988E727"/>
    <w:rsid w:val="59918056"/>
    <w:rsid w:val="59979E69"/>
    <w:rsid w:val="5998811A"/>
    <w:rsid w:val="59A0707B"/>
    <w:rsid w:val="59AA878D"/>
    <w:rsid w:val="59B073C2"/>
    <w:rsid w:val="59B57D66"/>
    <w:rsid w:val="59DD0045"/>
    <w:rsid w:val="59EF0EE8"/>
    <w:rsid w:val="59F2226D"/>
    <w:rsid w:val="59F2BD7D"/>
    <w:rsid w:val="59F3CA5A"/>
    <w:rsid w:val="59FC7E48"/>
    <w:rsid w:val="5A0A87FC"/>
    <w:rsid w:val="5A0B9D50"/>
    <w:rsid w:val="5A146FCC"/>
    <w:rsid w:val="5A1C2F2A"/>
    <w:rsid w:val="5A1C5C5F"/>
    <w:rsid w:val="5A1F96E0"/>
    <w:rsid w:val="5A298E65"/>
    <w:rsid w:val="5A2ABDA2"/>
    <w:rsid w:val="5A3429C3"/>
    <w:rsid w:val="5A3629C4"/>
    <w:rsid w:val="5A38783A"/>
    <w:rsid w:val="5A4442EB"/>
    <w:rsid w:val="5A4BC339"/>
    <w:rsid w:val="5A4D8740"/>
    <w:rsid w:val="5A5B2E5C"/>
    <w:rsid w:val="5A5BAE7A"/>
    <w:rsid w:val="5A5D8756"/>
    <w:rsid w:val="5A6475B3"/>
    <w:rsid w:val="5A6858DC"/>
    <w:rsid w:val="5A6CD4FB"/>
    <w:rsid w:val="5A714ED7"/>
    <w:rsid w:val="5A79D31B"/>
    <w:rsid w:val="5A82038A"/>
    <w:rsid w:val="5A849B4C"/>
    <w:rsid w:val="5A88AA20"/>
    <w:rsid w:val="5A93E27A"/>
    <w:rsid w:val="5A954CFA"/>
    <w:rsid w:val="5A96BDC6"/>
    <w:rsid w:val="5AA00489"/>
    <w:rsid w:val="5AA02AD6"/>
    <w:rsid w:val="5AA0302B"/>
    <w:rsid w:val="5AA44701"/>
    <w:rsid w:val="5AA5DA10"/>
    <w:rsid w:val="5AAA153A"/>
    <w:rsid w:val="5AAB029C"/>
    <w:rsid w:val="5AAFC2FA"/>
    <w:rsid w:val="5AB418A5"/>
    <w:rsid w:val="5AC92A6E"/>
    <w:rsid w:val="5AD49893"/>
    <w:rsid w:val="5ADE7839"/>
    <w:rsid w:val="5AE83CDF"/>
    <w:rsid w:val="5AEB9F86"/>
    <w:rsid w:val="5AEDB310"/>
    <w:rsid w:val="5AF680E9"/>
    <w:rsid w:val="5B0A1AB6"/>
    <w:rsid w:val="5B106A00"/>
    <w:rsid w:val="5B1B19E8"/>
    <w:rsid w:val="5B1C6427"/>
    <w:rsid w:val="5B21453A"/>
    <w:rsid w:val="5B27E1EB"/>
    <w:rsid w:val="5B2EB879"/>
    <w:rsid w:val="5B3150CA"/>
    <w:rsid w:val="5B3766CF"/>
    <w:rsid w:val="5B383B2F"/>
    <w:rsid w:val="5B42D3E9"/>
    <w:rsid w:val="5B494873"/>
    <w:rsid w:val="5B4D6542"/>
    <w:rsid w:val="5B4FB0EB"/>
    <w:rsid w:val="5B68D105"/>
    <w:rsid w:val="5B73343A"/>
    <w:rsid w:val="5B75714C"/>
    <w:rsid w:val="5B76629B"/>
    <w:rsid w:val="5B76968C"/>
    <w:rsid w:val="5B7BC647"/>
    <w:rsid w:val="5B7D81CC"/>
    <w:rsid w:val="5B7F5659"/>
    <w:rsid w:val="5B8A4DE8"/>
    <w:rsid w:val="5B8FBFD3"/>
    <w:rsid w:val="5B92D441"/>
    <w:rsid w:val="5B951586"/>
    <w:rsid w:val="5B9643ED"/>
    <w:rsid w:val="5B97B707"/>
    <w:rsid w:val="5B9B6EF9"/>
    <w:rsid w:val="5BA9BBCD"/>
    <w:rsid w:val="5BAA484B"/>
    <w:rsid w:val="5BADEE82"/>
    <w:rsid w:val="5BAE3A0E"/>
    <w:rsid w:val="5BB10636"/>
    <w:rsid w:val="5BBD634D"/>
    <w:rsid w:val="5BD20598"/>
    <w:rsid w:val="5BE44C0F"/>
    <w:rsid w:val="5BE9B9ED"/>
    <w:rsid w:val="5BF4CE89"/>
    <w:rsid w:val="5BF6FEBD"/>
    <w:rsid w:val="5BF90A18"/>
    <w:rsid w:val="5BFCAC5E"/>
    <w:rsid w:val="5C0097BD"/>
    <w:rsid w:val="5C077F32"/>
    <w:rsid w:val="5C142ED8"/>
    <w:rsid w:val="5C1B48DB"/>
    <w:rsid w:val="5C22895D"/>
    <w:rsid w:val="5C2E6260"/>
    <w:rsid w:val="5C323F0C"/>
    <w:rsid w:val="5C357174"/>
    <w:rsid w:val="5C3BAB5F"/>
    <w:rsid w:val="5C3CF15E"/>
    <w:rsid w:val="5C43AD58"/>
    <w:rsid w:val="5C467C68"/>
    <w:rsid w:val="5C46E597"/>
    <w:rsid w:val="5C48044E"/>
    <w:rsid w:val="5C4ADF02"/>
    <w:rsid w:val="5C596C44"/>
    <w:rsid w:val="5C5EA3B6"/>
    <w:rsid w:val="5C5FF26E"/>
    <w:rsid w:val="5C7684DD"/>
    <w:rsid w:val="5C78321A"/>
    <w:rsid w:val="5C8737AB"/>
    <w:rsid w:val="5C8B2A3D"/>
    <w:rsid w:val="5C931440"/>
    <w:rsid w:val="5C95A6C4"/>
    <w:rsid w:val="5C9625FC"/>
    <w:rsid w:val="5C984179"/>
    <w:rsid w:val="5C9E737D"/>
    <w:rsid w:val="5CA0A60A"/>
    <w:rsid w:val="5CA54485"/>
    <w:rsid w:val="5CA573E4"/>
    <w:rsid w:val="5CA8B78E"/>
    <w:rsid w:val="5CAE56AA"/>
    <w:rsid w:val="5CB3E8B1"/>
    <w:rsid w:val="5CBAD01E"/>
    <w:rsid w:val="5CBCCADD"/>
    <w:rsid w:val="5CBE4AFD"/>
    <w:rsid w:val="5CDC09C6"/>
    <w:rsid w:val="5CDF09B6"/>
    <w:rsid w:val="5CE0D0F3"/>
    <w:rsid w:val="5CE89A11"/>
    <w:rsid w:val="5CEAC62A"/>
    <w:rsid w:val="5CF49358"/>
    <w:rsid w:val="5CF59703"/>
    <w:rsid w:val="5D071826"/>
    <w:rsid w:val="5D0BE166"/>
    <w:rsid w:val="5D15DC4D"/>
    <w:rsid w:val="5D29E3AD"/>
    <w:rsid w:val="5D2DEEAF"/>
    <w:rsid w:val="5D34FC3B"/>
    <w:rsid w:val="5D400B51"/>
    <w:rsid w:val="5D448547"/>
    <w:rsid w:val="5D4A2E9C"/>
    <w:rsid w:val="5D4E5671"/>
    <w:rsid w:val="5D58B383"/>
    <w:rsid w:val="5D5C855F"/>
    <w:rsid w:val="5D621289"/>
    <w:rsid w:val="5D6280FF"/>
    <w:rsid w:val="5D6C0C3A"/>
    <w:rsid w:val="5D6DD296"/>
    <w:rsid w:val="5D6EB627"/>
    <w:rsid w:val="5D78B5F5"/>
    <w:rsid w:val="5D81548B"/>
    <w:rsid w:val="5D8C05AD"/>
    <w:rsid w:val="5D8C6477"/>
    <w:rsid w:val="5D93F333"/>
    <w:rsid w:val="5D94C82D"/>
    <w:rsid w:val="5D950E97"/>
    <w:rsid w:val="5D976540"/>
    <w:rsid w:val="5D99D504"/>
    <w:rsid w:val="5D9B87A8"/>
    <w:rsid w:val="5D9D4084"/>
    <w:rsid w:val="5D9FD42D"/>
    <w:rsid w:val="5DA03F81"/>
    <w:rsid w:val="5DA405EB"/>
    <w:rsid w:val="5DA409F5"/>
    <w:rsid w:val="5DA9C216"/>
    <w:rsid w:val="5DAD0C3A"/>
    <w:rsid w:val="5DB8AEEE"/>
    <w:rsid w:val="5DC61989"/>
    <w:rsid w:val="5DCE76EB"/>
    <w:rsid w:val="5DDF084A"/>
    <w:rsid w:val="5DE15652"/>
    <w:rsid w:val="5DE7CF47"/>
    <w:rsid w:val="5DEA476D"/>
    <w:rsid w:val="5E05B782"/>
    <w:rsid w:val="5E13A551"/>
    <w:rsid w:val="5E148A59"/>
    <w:rsid w:val="5E17CC5B"/>
    <w:rsid w:val="5E1E7BDD"/>
    <w:rsid w:val="5E26A118"/>
    <w:rsid w:val="5E284EF7"/>
    <w:rsid w:val="5E31D1C9"/>
    <w:rsid w:val="5E34501A"/>
    <w:rsid w:val="5E346A62"/>
    <w:rsid w:val="5E446736"/>
    <w:rsid w:val="5E4C2030"/>
    <w:rsid w:val="5E4D38E3"/>
    <w:rsid w:val="5E4EF999"/>
    <w:rsid w:val="5E5097FB"/>
    <w:rsid w:val="5E564693"/>
    <w:rsid w:val="5E5C5F81"/>
    <w:rsid w:val="5E5E46A8"/>
    <w:rsid w:val="5E5F06B8"/>
    <w:rsid w:val="5E61EF82"/>
    <w:rsid w:val="5E69B679"/>
    <w:rsid w:val="5E6A4E1E"/>
    <w:rsid w:val="5E6AA38B"/>
    <w:rsid w:val="5E6CB111"/>
    <w:rsid w:val="5E736D04"/>
    <w:rsid w:val="5E75B2D0"/>
    <w:rsid w:val="5E77E0E8"/>
    <w:rsid w:val="5E789708"/>
    <w:rsid w:val="5E7C0907"/>
    <w:rsid w:val="5E7CB9B2"/>
    <w:rsid w:val="5E7FF2CE"/>
    <w:rsid w:val="5E80A53B"/>
    <w:rsid w:val="5E838AF9"/>
    <w:rsid w:val="5E85ECF5"/>
    <w:rsid w:val="5E8A82BB"/>
    <w:rsid w:val="5E8B7EDF"/>
    <w:rsid w:val="5E8CD3A5"/>
    <w:rsid w:val="5E8DECAF"/>
    <w:rsid w:val="5E8E8846"/>
    <w:rsid w:val="5E95AA92"/>
    <w:rsid w:val="5E9BE3B2"/>
    <w:rsid w:val="5EA198D7"/>
    <w:rsid w:val="5EA4135A"/>
    <w:rsid w:val="5EABC73B"/>
    <w:rsid w:val="5EB1428B"/>
    <w:rsid w:val="5EBD4BF0"/>
    <w:rsid w:val="5EBE4A2F"/>
    <w:rsid w:val="5EBE69E7"/>
    <w:rsid w:val="5EC0D4BE"/>
    <w:rsid w:val="5EC4AD8A"/>
    <w:rsid w:val="5ED53C29"/>
    <w:rsid w:val="5ED70DC7"/>
    <w:rsid w:val="5ED8846C"/>
    <w:rsid w:val="5EDDE621"/>
    <w:rsid w:val="5EE659E4"/>
    <w:rsid w:val="5EE8BF35"/>
    <w:rsid w:val="5EE8BF8E"/>
    <w:rsid w:val="5EEA97A3"/>
    <w:rsid w:val="5EEBFB95"/>
    <w:rsid w:val="5EF38BDB"/>
    <w:rsid w:val="5EF46C81"/>
    <w:rsid w:val="5EF85396"/>
    <w:rsid w:val="5F0359AE"/>
    <w:rsid w:val="5F083E28"/>
    <w:rsid w:val="5F08475A"/>
    <w:rsid w:val="5F089872"/>
    <w:rsid w:val="5F15CBEE"/>
    <w:rsid w:val="5F1740FA"/>
    <w:rsid w:val="5F220B58"/>
    <w:rsid w:val="5F231F3C"/>
    <w:rsid w:val="5F23DF49"/>
    <w:rsid w:val="5F288360"/>
    <w:rsid w:val="5F2CA426"/>
    <w:rsid w:val="5F30D7BB"/>
    <w:rsid w:val="5F3910E5"/>
    <w:rsid w:val="5F3949C5"/>
    <w:rsid w:val="5F441221"/>
    <w:rsid w:val="5F4486D6"/>
    <w:rsid w:val="5F48FDB5"/>
    <w:rsid w:val="5F4FEA04"/>
    <w:rsid w:val="5F535097"/>
    <w:rsid w:val="5F5574AD"/>
    <w:rsid w:val="5F5851D7"/>
    <w:rsid w:val="5F5C2E71"/>
    <w:rsid w:val="5F5F93EA"/>
    <w:rsid w:val="5F631FD8"/>
    <w:rsid w:val="5F68A071"/>
    <w:rsid w:val="5F69FEE4"/>
    <w:rsid w:val="5F6BDB4C"/>
    <w:rsid w:val="5F6D37EF"/>
    <w:rsid w:val="5F7620C6"/>
    <w:rsid w:val="5F7B98EE"/>
    <w:rsid w:val="5F8B8469"/>
    <w:rsid w:val="5F9165F0"/>
    <w:rsid w:val="5F963EB6"/>
    <w:rsid w:val="5F9C3204"/>
    <w:rsid w:val="5F9EE489"/>
    <w:rsid w:val="5FA35D08"/>
    <w:rsid w:val="5FA6070F"/>
    <w:rsid w:val="5FB51E88"/>
    <w:rsid w:val="5FB5B807"/>
    <w:rsid w:val="5FBCBF0B"/>
    <w:rsid w:val="5FC8294F"/>
    <w:rsid w:val="5FCE87F3"/>
    <w:rsid w:val="5FCF451F"/>
    <w:rsid w:val="5FD0AA5B"/>
    <w:rsid w:val="5FDD3D2E"/>
    <w:rsid w:val="5FDF7D5C"/>
    <w:rsid w:val="5FE39070"/>
    <w:rsid w:val="5FF08E5B"/>
    <w:rsid w:val="5FF3F9EC"/>
    <w:rsid w:val="5FF9DCE7"/>
    <w:rsid w:val="6005A370"/>
    <w:rsid w:val="6008E3D2"/>
    <w:rsid w:val="6017C001"/>
    <w:rsid w:val="6019F882"/>
    <w:rsid w:val="60210FB4"/>
    <w:rsid w:val="6024AC9C"/>
    <w:rsid w:val="6027E54F"/>
    <w:rsid w:val="602AB337"/>
    <w:rsid w:val="602D799B"/>
    <w:rsid w:val="6036A43F"/>
    <w:rsid w:val="603C157E"/>
    <w:rsid w:val="603F48C0"/>
    <w:rsid w:val="6044F1BB"/>
    <w:rsid w:val="60465133"/>
    <w:rsid w:val="60467380"/>
    <w:rsid w:val="604E3214"/>
    <w:rsid w:val="6051E7F7"/>
    <w:rsid w:val="605221D8"/>
    <w:rsid w:val="6059DB69"/>
    <w:rsid w:val="6067B782"/>
    <w:rsid w:val="606B2C7A"/>
    <w:rsid w:val="606CFDD9"/>
    <w:rsid w:val="606D3533"/>
    <w:rsid w:val="606F8047"/>
    <w:rsid w:val="60725EA9"/>
    <w:rsid w:val="607EDAB1"/>
    <w:rsid w:val="608ACC2C"/>
    <w:rsid w:val="608D909C"/>
    <w:rsid w:val="6090D470"/>
    <w:rsid w:val="609A5B52"/>
    <w:rsid w:val="609E988A"/>
    <w:rsid w:val="609EF4D3"/>
    <w:rsid w:val="60A20F47"/>
    <w:rsid w:val="60A31AFD"/>
    <w:rsid w:val="60A86249"/>
    <w:rsid w:val="60B8804B"/>
    <w:rsid w:val="60B93509"/>
    <w:rsid w:val="60C0EFD6"/>
    <w:rsid w:val="60CA6FE0"/>
    <w:rsid w:val="60CCAAAF"/>
    <w:rsid w:val="60CCB921"/>
    <w:rsid w:val="60DBBABF"/>
    <w:rsid w:val="60DCEAD3"/>
    <w:rsid w:val="60DF40D3"/>
    <w:rsid w:val="60E7EC87"/>
    <w:rsid w:val="60F85448"/>
    <w:rsid w:val="60F93955"/>
    <w:rsid w:val="60FA2551"/>
    <w:rsid w:val="610A96BF"/>
    <w:rsid w:val="610C6801"/>
    <w:rsid w:val="610CFD77"/>
    <w:rsid w:val="6112D567"/>
    <w:rsid w:val="6115BB5F"/>
    <w:rsid w:val="611AD361"/>
    <w:rsid w:val="61254FF1"/>
    <w:rsid w:val="61270BFB"/>
    <w:rsid w:val="6128BBAF"/>
    <w:rsid w:val="612A74AF"/>
    <w:rsid w:val="61354E8E"/>
    <w:rsid w:val="6137552B"/>
    <w:rsid w:val="613B90C5"/>
    <w:rsid w:val="613F3F78"/>
    <w:rsid w:val="614A0DA1"/>
    <w:rsid w:val="615270E4"/>
    <w:rsid w:val="6156DEC9"/>
    <w:rsid w:val="61594553"/>
    <w:rsid w:val="615B4405"/>
    <w:rsid w:val="615EB70E"/>
    <w:rsid w:val="615F004D"/>
    <w:rsid w:val="61605BCA"/>
    <w:rsid w:val="6176A199"/>
    <w:rsid w:val="6177CF8B"/>
    <w:rsid w:val="61782272"/>
    <w:rsid w:val="617A1ECD"/>
    <w:rsid w:val="617CA9DD"/>
    <w:rsid w:val="61865CB2"/>
    <w:rsid w:val="619B4C1C"/>
    <w:rsid w:val="619B530F"/>
    <w:rsid w:val="619D484F"/>
    <w:rsid w:val="61A0F531"/>
    <w:rsid w:val="61A29442"/>
    <w:rsid w:val="61A8615B"/>
    <w:rsid w:val="61AA9DD4"/>
    <w:rsid w:val="61AADF93"/>
    <w:rsid w:val="61ACF7FC"/>
    <w:rsid w:val="61AD2AF8"/>
    <w:rsid w:val="61AFCD3F"/>
    <w:rsid w:val="61B19ED2"/>
    <w:rsid w:val="61B1EC36"/>
    <w:rsid w:val="61CBBF9C"/>
    <w:rsid w:val="61D0491E"/>
    <w:rsid w:val="61D372C4"/>
    <w:rsid w:val="61D4554D"/>
    <w:rsid w:val="61DB6FDF"/>
    <w:rsid w:val="61DE4C2A"/>
    <w:rsid w:val="61E2A9A2"/>
    <w:rsid w:val="61E99B72"/>
    <w:rsid w:val="61F2645F"/>
    <w:rsid w:val="61F264D7"/>
    <w:rsid w:val="61F5804B"/>
    <w:rsid w:val="62005C00"/>
    <w:rsid w:val="6200D514"/>
    <w:rsid w:val="62069C61"/>
    <w:rsid w:val="6206AFD8"/>
    <w:rsid w:val="620CD409"/>
    <w:rsid w:val="6214491A"/>
    <w:rsid w:val="621EB0BA"/>
    <w:rsid w:val="622ADF32"/>
    <w:rsid w:val="622B641B"/>
    <w:rsid w:val="62363283"/>
    <w:rsid w:val="623BEDE5"/>
    <w:rsid w:val="623C3A32"/>
    <w:rsid w:val="6252AA5B"/>
    <w:rsid w:val="6258F062"/>
    <w:rsid w:val="625EE4E0"/>
    <w:rsid w:val="62604C0F"/>
    <w:rsid w:val="62724276"/>
    <w:rsid w:val="627C2227"/>
    <w:rsid w:val="6283F658"/>
    <w:rsid w:val="628512FF"/>
    <w:rsid w:val="6293FDCE"/>
    <w:rsid w:val="6295C04D"/>
    <w:rsid w:val="6295E770"/>
    <w:rsid w:val="62968EF9"/>
    <w:rsid w:val="629830C5"/>
    <w:rsid w:val="62A0D34A"/>
    <w:rsid w:val="62A51855"/>
    <w:rsid w:val="62B0FB79"/>
    <w:rsid w:val="62B2FF4B"/>
    <w:rsid w:val="62B94786"/>
    <w:rsid w:val="62C2DFDA"/>
    <w:rsid w:val="62C3CC06"/>
    <w:rsid w:val="62CCB1BD"/>
    <w:rsid w:val="62D398CF"/>
    <w:rsid w:val="62D4EB49"/>
    <w:rsid w:val="62DEE4F2"/>
    <w:rsid w:val="62E1EDDA"/>
    <w:rsid w:val="62F4F066"/>
    <w:rsid w:val="62F579D3"/>
    <w:rsid w:val="62FA4879"/>
    <w:rsid w:val="62FB61EE"/>
    <w:rsid w:val="62FBF2EB"/>
    <w:rsid w:val="630C221A"/>
    <w:rsid w:val="6311D3DF"/>
    <w:rsid w:val="631E1720"/>
    <w:rsid w:val="63207A07"/>
    <w:rsid w:val="6325BE08"/>
    <w:rsid w:val="632FCB0A"/>
    <w:rsid w:val="63327600"/>
    <w:rsid w:val="6338CA7E"/>
    <w:rsid w:val="633C7166"/>
    <w:rsid w:val="6342DB9A"/>
    <w:rsid w:val="634637C6"/>
    <w:rsid w:val="63513383"/>
    <w:rsid w:val="63571A65"/>
    <w:rsid w:val="636175BD"/>
    <w:rsid w:val="6369EAD0"/>
    <w:rsid w:val="63720F26"/>
    <w:rsid w:val="63835F40"/>
    <w:rsid w:val="6383E389"/>
    <w:rsid w:val="6388CEA8"/>
    <w:rsid w:val="638B1647"/>
    <w:rsid w:val="638C23CE"/>
    <w:rsid w:val="638CFAA2"/>
    <w:rsid w:val="6398A996"/>
    <w:rsid w:val="639A7F98"/>
    <w:rsid w:val="639DB1FA"/>
    <w:rsid w:val="63A23872"/>
    <w:rsid w:val="63A54000"/>
    <w:rsid w:val="63A83346"/>
    <w:rsid w:val="63B41B94"/>
    <w:rsid w:val="63B6ADCE"/>
    <w:rsid w:val="63C26CEE"/>
    <w:rsid w:val="63C80BB9"/>
    <w:rsid w:val="63D001BC"/>
    <w:rsid w:val="63D51232"/>
    <w:rsid w:val="63DA7AEB"/>
    <w:rsid w:val="63DF197C"/>
    <w:rsid w:val="63E801BC"/>
    <w:rsid w:val="63E8747B"/>
    <w:rsid w:val="63EB3228"/>
    <w:rsid w:val="63EC3F39"/>
    <w:rsid w:val="63FCEB2E"/>
    <w:rsid w:val="640100F9"/>
    <w:rsid w:val="640C69E8"/>
    <w:rsid w:val="6418CB5F"/>
    <w:rsid w:val="641A74BC"/>
    <w:rsid w:val="6426A3B9"/>
    <w:rsid w:val="642CB1E7"/>
    <w:rsid w:val="642CC383"/>
    <w:rsid w:val="6430A9A1"/>
    <w:rsid w:val="64347782"/>
    <w:rsid w:val="64378844"/>
    <w:rsid w:val="643B2CFF"/>
    <w:rsid w:val="6443B33A"/>
    <w:rsid w:val="644746D8"/>
    <w:rsid w:val="6448F58F"/>
    <w:rsid w:val="644F6DA2"/>
    <w:rsid w:val="6452C40A"/>
    <w:rsid w:val="64548FA3"/>
    <w:rsid w:val="645FBE3A"/>
    <w:rsid w:val="64666EC7"/>
    <w:rsid w:val="646D33C4"/>
    <w:rsid w:val="64713FDA"/>
    <w:rsid w:val="647248AA"/>
    <w:rsid w:val="647343F3"/>
    <w:rsid w:val="647470DB"/>
    <w:rsid w:val="6474DFC2"/>
    <w:rsid w:val="647ABB83"/>
    <w:rsid w:val="647CF0BA"/>
    <w:rsid w:val="648289C2"/>
    <w:rsid w:val="64842CCD"/>
    <w:rsid w:val="6488FEEA"/>
    <w:rsid w:val="649943C6"/>
    <w:rsid w:val="649D985C"/>
    <w:rsid w:val="64A47DF0"/>
    <w:rsid w:val="64ACA1F8"/>
    <w:rsid w:val="64AF2FD6"/>
    <w:rsid w:val="64B19406"/>
    <w:rsid w:val="64B70C73"/>
    <w:rsid w:val="64BA3D9D"/>
    <w:rsid w:val="64BE55A3"/>
    <w:rsid w:val="64C0CA7C"/>
    <w:rsid w:val="64C58576"/>
    <w:rsid w:val="64C70166"/>
    <w:rsid w:val="64CF6904"/>
    <w:rsid w:val="64D52AD8"/>
    <w:rsid w:val="64D56189"/>
    <w:rsid w:val="64D575B2"/>
    <w:rsid w:val="64D7D89B"/>
    <w:rsid w:val="64E9729E"/>
    <w:rsid w:val="64ECB8BC"/>
    <w:rsid w:val="64EF53C5"/>
    <w:rsid w:val="64F070D8"/>
    <w:rsid w:val="64F5376B"/>
    <w:rsid w:val="64F7CB66"/>
    <w:rsid w:val="6500478B"/>
    <w:rsid w:val="6504DC35"/>
    <w:rsid w:val="6507EC99"/>
    <w:rsid w:val="650A6678"/>
    <w:rsid w:val="650EC569"/>
    <w:rsid w:val="651E40CF"/>
    <w:rsid w:val="651E568C"/>
    <w:rsid w:val="6521B893"/>
    <w:rsid w:val="65260695"/>
    <w:rsid w:val="6529E0C8"/>
    <w:rsid w:val="652EFEAB"/>
    <w:rsid w:val="65304A96"/>
    <w:rsid w:val="653173E8"/>
    <w:rsid w:val="653745AB"/>
    <w:rsid w:val="653B1810"/>
    <w:rsid w:val="653FEFAC"/>
    <w:rsid w:val="65432ED3"/>
    <w:rsid w:val="6549BD39"/>
    <w:rsid w:val="654BB0D7"/>
    <w:rsid w:val="654EFAB6"/>
    <w:rsid w:val="655040D6"/>
    <w:rsid w:val="65519BCC"/>
    <w:rsid w:val="65567B13"/>
    <w:rsid w:val="655C580D"/>
    <w:rsid w:val="655E14A6"/>
    <w:rsid w:val="65610EE1"/>
    <w:rsid w:val="657011FC"/>
    <w:rsid w:val="65776C3B"/>
    <w:rsid w:val="6578C43E"/>
    <w:rsid w:val="6583F7E6"/>
    <w:rsid w:val="6587B94E"/>
    <w:rsid w:val="658F977E"/>
    <w:rsid w:val="6590378C"/>
    <w:rsid w:val="65951314"/>
    <w:rsid w:val="659C4D77"/>
    <w:rsid w:val="659F982B"/>
    <w:rsid w:val="65A0D4B3"/>
    <w:rsid w:val="65A23FDD"/>
    <w:rsid w:val="65A5465F"/>
    <w:rsid w:val="65A88059"/>
    <w:rsid w:val="65AE27A1"/>
    <w:rsid w:val="65B51A52"/>
    <w:rsid w:val="65C0351A"/>
    <w:rsid w:val="65C1842F"/>
    <w:rsid w:val="65C78ACC"/>
    <w:rsid w:val="65CD8306"/>
    <w:rsid w:val="65E2E688"/>
    <w:rsid w:val="65E82682"/>
    <w:rsid w:val="65ECC7E1"/>
    <w:rsid w:val="65ED373C"/>
    <w:rsid w:val="65F9A4A3"/>
    <w:rsid w:val="6602A05C"/>
    <w:rsid w:val="6609C335"/>
    <w:rsid w:val="660F6AC5"/>
    <w:rsid w:val="66112416"/>
    <w:rsid w:val="6615C625"/>
    <w:rsid w:val="6616795A"/>
    <w:rsid w:val="6619712F"/>
    <w:rsid w:val="66463986"/>
    <w:rsid w:val="6649196B"/>
    <w:rsid w:val="664F25A2"/>
    <w:rsid w:val="66501B00"/>
    <w:rsid w:val="665AD325"/>
    <w:rsid w:val="665C05F7"/>
    <w:rsid w:val="665CECCB"/>
    <w:rsid w:val="6664F8AF"/>
    <w:rsid w:val="666AC4EA"/>
    <w:rsid w:val="666C290C"/>
    <w:rsid w:val="666C3340"/>
    <w:rsid w:val="666ED4A9"/>
    <w:rsid w:val="66701E21"/>
    <w:rsid w:val="667BACF2"/>
    <w:rsid w:val="6683C0EC"/>
    <w:rsid w:val="6683F487"/>
    <w:rsid w:val="668A17A7"/>
    <w:rsid w:val="669A4302"/>
    <w:rsid w:val="66B18D5E"/>
    <w:rsid w:val="66B6D431"/>
    <w:rsid w:val="66BA2EFA"/>
    <w:rsid w:val="66C1459D"/>
    <w:rsid w:val="66C705C7"/>
    <w:rsid w:val="66C970E0"/>
    <w:rsid w:val="66CA6BA8"/>
    <w:rsid w:val="66D46C29"/>
    <w:rsid w:val="66D77FE9"/>
    <w:rsid w:val="66DBE9A9"/>
    <w:rsid w:val="66DF8B5C"/>
    <w:rsid w:val="66DFF778"/>
    <w:rsid w:val="66E36CCF"/>
    <w:rsid w:val="66EB7B8F"/>
    <w:rsid w:val="66ECFD0E"/>
    <w:rsid w:val="66EE7A21"/>
    <w:rsid w:val="66F60A46"/>
    <w:rsid w:val="66F91043"/>
    <w:rsid w:val="66F9F159"/>
    <w:rsid w:val="67022582"/>
    <w:rsid w:val="67039C5A"/>
    <w:rsid w:val="670F11C2"/>
    <w:rsid w:val="670F5800"/>
    <w:rsid w:val="671468D8"/>
    <w:rsid w:val="67179022"/>
    <w:rsid w:val="671D529D"/>
    <w:rsid w:val="67224F02"/>
    <w:rsid w:val="6725CF76"/>
    <w:rsid w:val="67296B42"/>
    <w:rsid w:val="6737D6F8"/>
    <w:rsid w:val="673AE3C4"/>
    <w:rsid w:val="6740EE23"/>
    <w:rsid w:val="674B9EEE"/>
    <w:rsid w:val="6756C025"/>
    <w:rsid w:val="676191BA"/>
    <w:rsid w:val="6764AF6A"/>
    <w:rsid w:val="67700518"/>
    <w:rsid w:val="677996EF"/>
    <w:rsid w:val="677BA36E"/>
    <w:rsid w:val="677C433A"/>
    <w:rsid w:val="677E52C2"/>
    <w:rsid w:val="677F2B31"/>
    <w:rsid w:val="678B114A"/>
    <w:rsid w:val="678C4AF1"/>
    <w:rsid w:val="678EC919"/>
    <w:rsid w:val="679294BE"/>
    <w:rsid w:val="679BC7FC"/>
    <w:rsid w:val="67AB3F62"/>
    <w:rsid w:val="67B0A173"/>
    <w:rsid w:val="67B8DA7B"/>
    <w:rsid w:val="67C4BE74"/>
    <w:rsid w:val="67C9CDC0"/>
    <w:rsid w:val="67CBE298"/>
    <w:rsid w:val="67CFC5CA"/>
    <w:rsid w:val="67DE8089"/>
    <w:rsid w:val="67F34615"/>
    <w:rsid w:val="67F7F547"/>
    <w:rsid w:val="67FB37D8"/>
    <w:rsid w:val="67FDC938"/>
    <w:rsid w:val="680597DE"/>
    <w:rsid w:val="68063BC3"/>
    <w:rsid w:val="68074575"/>
    <w:rsid w:val="68093EA4"/>
    <w:rsid w:val="68097457"/>
    <w:rsid w:val="680D1674"/>
    <w:rsid w:val="6815D7E0"/>
    <w:rsid w:val="681781DD"/>
    <w:rsid w:val="681AD9C4"/>
    <w:rsid w:val="681C3980"/>
    <w:rsid w:val="681DB5FC"/>
    <w:rsid w:val="681E2035"/>
    <w:rsid w:val="681EEEE6"/>
    <w:rsid w:val="6820A4AF"/>
    <w:rsid w:val="682294DB"/>
    <w:rsid w:val="6826B554"/>
    <w:rsid w:val="68296843"/>
    <w:rsid w:val="6830B5BE"/>
    <w:rsid w:val="68336966"/>
    <w:rsid w:val="68357E64"/>
    <w:rsid w:val="68359723"/>
    <w:rsid w:val="683B02C6"/>
    <w:rsid w:val="683B5DB4"/>
    <w:rsid w:val="6842DCA6"/>
    <w:rsid w:val="6848970B"/>
    <w:rsid w:val="684E6F6A"/>
    <w:rsid w:val="6850DE73"/>
    <w:rsid w:val="68510E1A"/>
    <w:rsid w:val="6858457E"/>
    <w:rsid w:val="68584C55"/>
    <w:rsid w:val="68589A4D"/>
    <w:rsid w:val="685FE816"/>
    <w:rsid w:val="68686161"/>
    <w:rsid w:val="6871178F"/>
    <w:rsid w:val="687190B1"/>
    <w:rsid w:val="68759C9F"/>
    <w:rsid w:val="6879FF57"/>
    <w:rsid w:val="68858C17"/>
    <w:rsid w:val="6886761B"/>
    <w:rsid w:val="6886AD70"/>
    <w:rsid w:val="688E6ECA"/>
    <w:rsid w:val="688FCCEC"/>
    <w:rsid w:val="6899A0FE"/>
    <w:rsid w:val="68AC6719"/>
    <w:rsid w:val="68AD8AD2"/>
    <w:rsid w:val="68B1933B"/>
    <w:rsid w:val="68B1E76E"/>
    <w:rsid w:val="68C379F3"/>
    <w:rsid w:val="68D2F1D3"/>
    <w:rsid w:val="68D98C38"/>
    <w:rsid w:val="68DBC183"/>
    <w:rsid w:val="68E067B7"/>
    <w:rsid w:val="68E0C94D"/>
    <w:rsid w:val="68E14ECF"/>
    <w:rsid w:val="68E20547"/>
    <w:rsid w:val="68E5F2B7"/>
    <w:rsid w:val="68E78005"/>
    <w:rsid w:val="68FA5F7E"/>
    <w:rsid w:val="690D1CD5"/>
    <w:rsid w:val="69145F9E"/>
    <w:rsid w:val="69154C7F"/>
    <w:rsid w:val="6915A919"/>
    <w:rsid w:val="6917FAE3"/>
    <w:rsid w:val="691A3328"/>
    <w:rsid w:val="692692D3"/>
    <w:rsid w:val="692961D7"/>
    <w:rsid w:val="692BD3E1"/>
    <w:rsid w:val="692CB535"/>
    <w:rsid w:val="692FA992"/>
    <w:rsid w:val="693110D9"/>
    <w:rsid w:val="693605D1"/>
    <w:rsid w:val="69379CAE"/>
    <w:rsid w:val="693C7D38"/>
    <w:rsid w:val="693CB2EE"/>
    <w:rsid w:val="693E796D"/>
    <w:rsid w:val="6954D98A"/>
    <w:rsid w:val="695AFC32"/>
    <w:rsid w:val="695F1FBF"/>
    <w:rsid w:val="69600315"/>
    <w:rsid w:val="69619A37"/>
    <w:rsid w:val="696441A0"/>
    <w:rsid w:val="6964BB54"/>
    <w:rsid w:val="69669A77"/>
    <w:rsid w:val="6968FE26"/>
    <w:rsid w:val="696AD654"/>
    <w:rsid w:val="696DBF69"/>
    <w:rsid w:val="696E4248"/>
    <w:rsid w:val="697E2018"/>
    <w:rsid w:val="698297C7"/>
    <w:rsid w:val="6987A670"/>
    <w:rsid w:val="698FBE78"/>
    <w:rsid w:val="6993AFEF"/>
    <w:rsid w:val="69963162"/>
    <w:rsid w:val="699A65CC"/>
    <w:rsid w:val="69A8D8B7"/>
    <w:rsid w:val="69B379BA"/>
    <w:rsid w:val="69B4CDDD"/>
    <w:rsid w:val="69B562CA"/>
    <w:rsid w:val="69BD9F2F"/>
    <w:rsid w:val="69C3B948"/>
    <w:rsid w:val="69C7C96B"/>
    <w:rsid w:val="69CB51CE"/>
    <w:rsid w:val="69CBA92A"/>
    <w:rsid w:val="69DB1AB7"/>
    <w:rsid w:val="69E1B4E3"/>
    <w:rsid w:val="69E298BA"/>
    <w:rsid w:val="69E30B1F"/>
    <w:rsid w:val="69F56D9F"/>
    <w:rsid w:val="69F6C6F7"/>
    <w:rsid w:val="69FD04C3"/>
    <w:rsid w:val="6A0B5552"/>
    <w:rsid w:val="6A14E00C"/>
    <w:rsid w:val="6A1F8ABA"/>
    <w:rsid w:val="6A1FA7A7"/>
    <w:rsid w:val="6A2D38D3"/>
    <w:rsid w:val="6A319CA7"/>
    <w:rsid w:val="6A341B77"/>
    <w:rsid w:val="6A3B1659"/>
    <w:rsid w:val="6A3C9982"/>
    <w:rsid w:val="6A3FF979"/>
    <w:rsid w:val="6A4780B8"/>
    <w:rsid w:val="6A495B33"/>
    <w:rsid w:val="6A4A7316"/>
    <w:rsid w:val="6A4C04C1"/>
    <w:rsid w:val="6A4FE4EA"/>
    <w:rsid w:val="6A54CABD"/>
    <w:rsid w:val="6A587218"/>
    <w:rsid w:val="6A59E49D"/>
    <w:rsid w:val="6A5A9408"/>
    <w:rsid w:val="6A5ED144"/>
    <w:rsid w:val="6A68EA36"/>
    <w:rsid w:val="6A69A88D"/>
    <w:rsid w:val="6A723B8A"/>
    <w:rsid w:val="6A73DF5E"/>
    <w:rsid w:val="6A77B2B4"/>
    <w:rsid w:val="6A8337AB"/>
    <w:rsid w:val="6A84B7C8"/>
    <w:rsid w:val="6A8E9ECE"/>
    <w:rsid w:val="6A908770"/>
    <w:rsid w:val="6A91EFAC"/>
    <w:rsid w:val="6A935B7C"/>
    <w:rsid w:val="6A952051"/>
    <w:rsid w:val="6A9754F1"/>
    <w:rsid w:val="6A9B52BE"/>
    <w:rsid w:val="6AA39C7F"/>
    <w:rsid w:val="6AAC2B7C"/>
    <w:rsid w:val="6AB97551"/>
    <w:rsid w:val="6ABF9D60"/>
    <w:rsid w:val="6AD6DCB7"/>
    <w:rsid w:val="6AE28068"/>
    <w:rsid w:val="6AE3E43C"/>
    <w:rsid w:val="6AE62974"/>
    <w:rsid w:val="6AEC36BD"/>
    <w:rsid w:val="6AEC4DE9"/>
    <w:rsid w:val="6AEFFF18"/>
    <w:rsid w:val="6AF82600"/>
    <w:rsid w:val="6AF98182"/>
    <w:rsid w:val="6AFCB3E1"/>
    <w:rsid w:val="6B02A68A"/>
    <w:rsid w:val="6B09369A"/>
    <w:rsid w:val="6B0C9AF1"/>
    <w:rsid w:val="6B0D643F"/>
    <w:rsid w:val="6B107CDB"/>
    <w:rsid w:val="6B201DBD"/>
    <w:rsid w:val="6B23138C"/>
    <w:rsid w:val="6B23CA48"/>
    <w:rsid w:val="6B2A6C15"/>
    <w:rsid w:val="6B36BC0F"/>
    <w:rsid w:val="6B380ACE"/>
    <w:rsid w:val="6B3A2E56"/>
    <w:rsid w:val="6B3AB8A5"/>
    <w:rsid w:val="6B3AC763"/>
    <w:rsid w:val="6B3AED01"/>
    <w:rsid w:val="6B49510F"/>
    <w:rsid w:val="6B4DAF77"/>
    <w:rsid w:val="6B52675D"/>
    <w:rsid w:val="6B54203F"/>
    <w:rsid w:val="6B5F0796"/>
    <w:rsid w:val="6B5F6FAF"/>
    <w:rsid w:val="6B65C154"/>
    <w:rsid w:val="6B7ABE14"/>
    <w:rsid w:val="6B7B4DCD"/>
    <w:rsid w:val="6B839645"/>
    <w:rsid w:val="6B8D7F47"/>
    <w:rsid w:val="6B8D8D1C"/>
    <w:rsid w:val="6B92B3CE"/>
    <w:rsid w:val="6B949D33"/>
    <w:rsid w:val="6B95C2FC"/>
    <w:rsid w:val="6B9DBF56"/>
    <w:rsid w:val="6BA01523"/>
    <w:rsid w:val="6BA40880"/>
    <w:rsid w:val="6BA967C7"/>
    <w:rsid w:val="6BAC8A90"/>
    <w:rsid w:val="6BB54E5D"/>
    <w:rsid w:val="6BBE0DF6"/>
    <w:rsid w:val="6BC9270A"/>
    <w:rsid w:val="6BCBDC37"/>
    <w:rsid w:val="6BD3B2FB"/>
    <w:rsid w:val="6BDA76C7"/>
    <w:rsid w:val="6BDACFEB"/>
    <w:rsid w:val="6BE16C95"/>
    <w:rsid w:val="6BE819C8"/>
    <w:rsid w:val="6BE9F4A4"/>
    <w:rsid w:val="6BFDEBE6"/>
    <w:rsid w:val="6BFF23AF"/>
    <w:rsid w:val="6C016A8D"/>
    <w:rsid w:val="6C01BF9D"/>
    <w:rsid w:val="6C06D902"/>
    <w:rsid w:val="6C08E1E7"/>
    <w:rsid w:val="6C137870"/>
    <w:rsid w:val="6C15DF62"/>
    <w:rsid w:val="6C16FB71"/>
    <w:rsid w:val="6C1D5AFB"/>
    <w:rsid w:val="6C210BF1"/>
    <w:rsid w:val="6C266C4F"/>
    <w:rsid w:val="6C32F870"/>
    <w:rsid w:val="6C35BBA7"/>
    <w:rsid w:val="6C370E59"/>
    <w:rsid w:val="6C3F13CE"/>
    <w:rsid w:val="6C3F6903"/>
    <w:rsid w:val="6C4400B6"/>
    <w:rsid w:val="6C4A1C04"/>
    <w:rsid w:val="6C4A2115"/>
    <w:rsid w:val="6C4BE9F3"/>
    <w:rsid w:val="6C4DC6C8"/>
    <w:rsid w:val="6C5DC689"/>
    <w:rsid w:val="6C5E278E"/>
    <w:rsid w:val="6C5E3C6B"/>
    <w:rsid w:val="6C5E85BD"/>
    <w:rsid w:val="6C609766"/>
    <w:rsid w:val="6C637A9B"/>
    <w:rsid w:val="6C6BEB6D"/>
    <w:rsid w:val="6C79E56D"/>
    <w:rsid w:val="6C7BC559"/>
    <w:rsid w:val="6C7C4228"/>
    <w:rsid w:val="6C7E6A2D"/>
    <w:rsid w:val="6C7F6269"/>
    <w:rsid w:val="6C819B14"/>
    <w:rsid w:val="6C845CB2"/>
    <w:rsid w:val="6C86B5C5"/>
    <w:rsid w:val="6C8A50D3"/>
    <w:rsid w:val="6C8D0EF1"/>
    <w:rsid w:val="6C8DB0F8"/>
    <w:rsid w:val="6C94C125"/>
    <w:rsid w:val="6C95E629"/>
    <w:rsid w:val="6C9CD0B0"/>
    <w:rsid w:val="6C9D068E"/>
    <w:rsid w:val="6C9D569E"/>
    <w:rsid w:val="6CA128C9"/>
    <w:rsid w:val="6CA30923"/>
    <w:rsid w:val="6CAA8453"/>
    <w:rsid w:val="6CAD1EA3"/>
    <w:rsid w:val="6CAFF9D9"/>
    <w:rsid w:val="6CAFFA34"/>
    <w:rsid w:val="6CB76466"/>
    <w:rsid w:val="6CB80C17"/>
    <w:rsid w:val="6CBCE622"/>
    <w:rsid w:val="6CC26FB8"/>
    <w:rsid w:val="6CC2E6E0"/>
    <w:rsid w:val="6CC4B0A8"/>
    <w:rsid w:val="6CD0BD64"/>
    <w:rsid w:val="6CDB04E7"/>
    <w:rsid w:val="6CE47DDD"/>
    <w:rsid w:val="6CE4F589"/>
    <w:rsid w:val="6CF6CD1A"/>
    <w:rsid w:val="6CF8FB64"/>
    <w:rsid w:val="6CFDD5D6"/>
    <w:rsid w:val="6CFEC5CF"/>
    <w:rsid w:val="6CFF1DDC"/>
    <w:rsid w:val="6D156BB2"/>
    <w:rsid w:val="6D18453E"/>
    <w:rsid w:val="6D1BF117"/>
    <w:rsid w:val="6D21233F"/>
    <w:rsid w:val="6D22086A"/>
    <w:rsid w:val="6D27447C"/>
    <w:rsid w:val="6D2A325E"/>
    <w:rsid w:val="6D34D80E"/>
    <w:rsid w:val="6D4249C7"/>
    <w:rsid w:val="6D49FE9D"/>
    <w:rsid w:val="6D50DD65"/>
    <w:rsid w:val="6D50F3D2"/>
    <w:rsid w:val="6D552C11"/>
    <w:rsid w:val="6D5C6F90"/>
    <w:rsid w:val="6D5EF09C"/>
    <w:rsid w:val="6D66E3A2"/>
    <w:rsid w:val="6D6802E3"/>
    <w:rsid w:val="6D6A7D26"/>
    <w:rsid w:val="6D6BDF41"/>
    <w:rsid w:val="6D6D30C6"/>
    <w:rsid w:val="6D70A76A"/>
    <w:rsid w:val="6D7151B8"/>
    <w:rsid w:val="6D7A9AEF"/>
    <w:rsid w:val="6D7D8CAD"/>
    <w:rsid w:val="6DB7D7C5"/>
    <w:rsid w:val="6DBA46BB"/>
    <w:rsid w:val="6DBB222D"/>
    <w:rsid w:val="6DBFFD8B"/>
    <w:rsid w:val="6DC3EB0A"/>
    <w:rsid w:val="6DC4D96E"/>
    <w:rsid w:val="6DD69A09"/>
    <w:rsid w:val="6DD7A893"/>
    <w:rsid w:val="6DD9ACE5"/>
    <w:rsid w:val="6DDDA8A1"/>
    <w:rsid w:val="6DE33979"/>
    <w:rsid w:val="6DEAB966"/>
    <w:rsid w:val="6DEDFC93"/>
    <w:rsid w:val="6DEE46CD"/>
    <w:rsid w:val="6DFA986C"/>
    <w:rsid w:val="6DFE3C89"/>
    <w:rsid w:val="6E0D3793"/>
    <w:rsid w:val="6E120702"/>
    <w:rsid w:val="6E136278"/>
    <w:rsid w:val="6E14DF5F"/>
    <w:rsid w:val="6E20F75C"/>
    <w:rsid w:val="6E255861"/>
    <w:rsid w:val="6E284C6F"/>
    <w:rsid w:val="6E31E8B5"/>
    <w:rsid w:val="6E3BEFF3"/>
    <w:rsid w:val="6E3E1DB9"/>
    <w:rsid w:val="6E429168"/>
    <w:rsid w:val="6E4DA5EA"/>
    <w:rsid w:val="6E4DC268"/>
    <w:rsid w:val="6E5DCB18"/>
    <w:rsid w:val="6E607B9A"/>
    <w:rsid w:val="6E6306CB"/>
    <w:rsid w:val="6E63CBBA"/>
    <w:rsid w:val="6E67261C"/>
    <w:rsid w:val="6E6C2CD3"/>
    <w:rsid w:val="6E79E7BD"/>
    <w:rsid w:val="6E8678DB"/>
    <w:rsid w:val="6E8BDBFE"/>
    <w:rsid w:val="6E8C406E"/>
    <w:rsid w:val="6E900ADE"/>
    <w:rsid w:val="6E985C10"/>
    <w:rsid w:val="6E9E49ED"/>
    <w:rsid w:val="6EA5D67B"/>
    <w:rsid w:val="6EA5FC04"/>
    <w:rsid w:val="6EB26D6A"/>
    <w:rsid w:val="6EB2AFEB"/>
    <w:rsid w:val="6EB50421"/>
    <w:rsid w:val="6EB5C000"/>
    <w:rsid w:val="6EBD8071"/>
    <w:rsid w:val="6EC9B052"/>
    <w:rsid w:val="6ECE48C6"/>
    <w:rsid w:val="6EDD9606"/>
    <w:rsid w:val="6EE41F46"/>
    <w:rsid w:val="6EE4424B"/>
    <w:rsid w:val="6EE44A88"/>
    <w:rsid w:val="6EEA49DB"/>
    <w:rsid w:val="6EED0C7F"/>
    <w:rsid w:val="6EF82D5B"/>
    <w:rsid w:val="6EF85A34"/>
    <w:rsid w:val="6EFF3CEF"/>
    <w:rsid w:val="6F0D1F81"/>
    <w:rsid w:val="6F0F5ABD"/>
    <w:rsid w:val="6F100AA5"/>
    <w:rsid w:val="6F13AA04"/>
    <w:rsid w:val="6F1A40FA"/>
    <w:rsid w:val="6F2996E0"/>
    <w:rsid w:val="6F2A8292"/>
    <w:rsid w:val="6F38DAAF"/>
    <w:rsid w:val="6F3BCE7B"/>
    <w:rsid w:val="6F3BD108"/>
    <w:rsid w:val="6F49F533"/>
    <w:rsid w:val="6F5663FA"/>
    <w:rsid w:val="6F58D9A0"/>
    <w:rsid w:val="6F757757"/>
    <w:rsid w:val="6F79273F"/>
    <w:rsid w:val="6F7FA327"/>
    <w:rsid w:val="6F8310EA"/>
    <w:rsid w:val="6F8ED7C9"/>
    <w:rsid w:val="6F91E121"/>
    <w:rsid w:val="6F96216D"/>
    <w:rsid w:val="6F98B0C7"/>
    <w:rsid w:val="6F9AEA34"/>
    <w:rsid w:val="6F9BAE05"/>
    <w:rsid w:val="6FAC3638"/>
    <w:rsid w:val="6FC10781"/>
    <w:rsid w:val="6FC4D581"/>
    <w:rsid w:val="6FC7B3F2"/>
    <w:rsid w:val="6FCD1F9C"/>
    <w:rsid w:val="6FD6222C"/>
    <w:rsid w:val="6FD664DD"/>
    <w:rsid w:val="6FDEA93B"/>
    <w:rsid w:val="6FDF749C"/>
    <w:rsid w:val="6FE4A263"/>
    <w:rsid w:val="6FEF2EDD"/>
    <w:rsid w:val="6FFC8B14"/>
    <w:rsid w:val="700381FE"/>
    <w:rsid w:val="7005CA48"/>
    <w:rsid w:val="700BC8E0"/>
    <w:rsid w:val="700F7A6F"/>
    <w:rsid w:val="700FE00C"/>
    <w:rsid w:val="70100811"/>
    <w:rsid w:val="70122D1F"/>
    <w:rsid w:val="7013A5E5"/>
    <w:rsid w:val="70183971"/>
    <w:rsid w:val="70196153"/>
    <w:rsid w:val="701C4C2F"/>
    <w:rsid w:val="701EE03E"/>
    <w:rsid w:val="7022B3BD"/>
    <w:rsid w:val="7024A44E"/>
    <w:rsid w:val="7027972F"/>
    <w:rsid w:val="702CCE42"/>
    <w:rsid w:val="70323DFD"/>
    <w:rsid w:val="70341CDA"/>
    <w:rsid w:val="70353668"/>
    <w:rsid w:val="7037C9FD"/>
    <w:rsid w:val="7038CDD0"/>
    <w:rsid w:val="70464BAF"/>
    <w:rsid w:val="70472DD0"/>
    <w:rsid w:val="70484C46"/>
    <w:rsid w:val="704F8264"/>
    <w:rsid w:val="705149F5"/>
    <w:rsid w:val="70540FC7"/>
    <w:rsid w:val="705627F5"/>
    <w:rsid w:val="70568636"/>
    <w:rsid w:val="70693BD8"/>
    <w:rsid w:val="706BEFAE"/>
    <w:rsid w:val="706C5244"/>
    <w:rsid w:val="707DB910"/>
    <w:rsid w:val="7081A428"/>
    <w:rsid w:val="708DCFDD"/>
    <w:rsid w:val="7092A5B9"/>
    <w:rsid w:val="709F7B77"/>
    <w:rsid w:val="709FFD83"/>
    <w:rsid w:val="70A15E6B"/>
    <w:rsid w:val="70A916F2"/>
    <w:rsid w:val="70AF1780"/>
    <w:rsid w:val="70BA5F01"/>
    <w:rsid w:val="70BB4645"/>
    <w:rsid w:val="70BBBB0F"/>
    <w:rsid w:val="70C82F8E"/>
    <w:rsid w:val="70C86461"/>
    <w:rsid w:val="70CD9CB2"/>
    <w:rsid w:val="70CEC8E5"/>
    <w:rsid w:val="70CEEBC5"/>
    <w:rsid w:val="70D4AB10"/>
    <w:rsid w:val="70D4D196"/>
    <w:rsid w:val="70DCFB0C"/>
    <w:rsid w:val="70DD4F29"/>
    <w:rsid w:val="70E093AA"/>
    <w:rsid w:val="70E92CBE"/>
    <w:rsid w:val="70FABC9C"/>
    <w:rsid w:val="70FBD29D"/>
    <w:rsid w:val="70FD9DE5"/>
    <w:rsid w:val="7101E5FB"/>
    <w:rsid w:val="71100455"/>
    <w:rsid w:val="71120B7A"/>
    <w:rsid w:val="711A3E07"/>
    <w:rsid w:val="711D7372"/>
    <w:rsid w:val="71226CC9"/>
    <w:rsid w:val="7123D330"/>
    <w:rsid w:val="71270690"/>
    <w:rsid w:val="712E3E97"/>
    <w:rsid w:val="7130FF46"/>
    <w:rsid w:val="71380A4B"/>
    <w:rsid w:val="71381002"/>
    <w:rsid w:val="71399FF7"/>
    <w:rsid w:val="713D0274"/>
    <w:rsid w:val="713D4938"/>
    <w:rsid w:val="714C3D85"/>
    <w:rsid w:val="714EFB10"/>
    <w:rsid w:val="7152497C"/>
    <w:rsid w:val="71560604"/>
    <w:rsid w:val="715A903A"/>
    <w:rsid w:val="715B31F2"/>
    <w:rsid w:val="71663D1B"/>
    <w:rsid w:val="716773F2"/>
    <w:rsid w:val="71681956"/>
    <w:rsid w:val="71686A73"/>
    <w:rsid w:val="716DDB39"/>
    <w:rsid w:val="716E9FD6"/>
    <w:rsid w:val="7174C3B1"/>
    <w:rsid w:val="717D14E9"/>
    <w:rsid w:val="717D4EC0"/>
    <w:rsid w:val="719083E8"/>
    <w:rsid w:val="7190D22B"/>
    <w:rsid w:val="7191EA11"/>
    <w:rsid w:val="7192CDA7"/>
    <w:rsid w:val="719E4193"/>
    <w:rsid w:val="719F58DA"/>
    <w:rsid w:val="71A0AD10"/>
    <w:rsid w:val="71A1C975"/>
    <w:rsid w:val="71A30E61"/>
    <w:rsid w:val="71AAB172"/>
    <w:rsid w:val="71B0F14B"/>
    <w:rsid w:val="71B1EEF7"/>
    <w:rsid w:val="71B63F1C"/>
    <w:rsid w:val="71BD26CB"/>
    <w:rsid w:val="71C347BC"/>
    <w:rsid w:val="71CCA22F"/>
    <w:rsid w:val="71CCD349"/>
    <w:rsid w:val="71D1C88D"/>
    <w:rsid w:val="71DCEF7F"/>
    <w:rsid w:val="71DEDAC4"/>
    <w:rsid w:val="71E8CBBF"/>
    <w:rsid w:val="71EE90C4"/>
    <w:rsid w:val="71FA8744"/>
    <w:rsid w:val="71FF7C5F"/>
    <w:rsid w:val="721BEF67"/>
    <w:rsid w:val="721E105A"/>
    <w:rsid w:val="72264F13"/>
    <w:rsid w:val="7226A000"/>
    <w:rsid w:val="722DF7C5"/>
    <w:rsid w:val="72380C21"/>
    <w:rsid w:val="72389F7C"/>
    <w:rsid w:val="72496A16"/>
    <w:rsid w:val="724CE01F"/>
    <w:rsid w:val="724DFB85"/>
    <w:rsid w:val="725E90E9"/>
    <w:rsid w:val="7260DF7F"/>
    <w:rsid w:val="726683FE"/>
    <w:rsid w:val="726CDB95"/>
    <w:rsid w:val="726D69DA"/>
    <w:rsid w:val="72758854"/>
    <w:rsid w:val="727AC881"/>
    <w:rsid w:val="727C640B"/>
    <w:rsid w:val="7284879A"/>
    <w:rsid w:val="728DFCFD"/>
    <w:rsid w:val="728E4FF5"/>
    <w:rsid w:val="72929CE2"/>
    <w:rsid w:val="729B9FD0"/>
    <w:rsid w:val="729C6527"/>
    <w:rsid w:val="72A5667C"/>
    <w:rsid w:val="72AB26BF"/>
    <w:rsid w:val="72AF1F8C"/>
    <w:rsid w:val="72BC296F"/>
    <w:rsid w:val="72BD91F3"/>
    <w:rsid w:val="72C05BD0"/>
    <w:rsid w:val="72C1D93C"/>
    <w:rsid w:val="72D8AED4"/>
    <w:rsid w:val="72DBCE47"/>
    <w:rsid w:val="72E18800"/>
    <w:rsid w:val="72E92EC6"/>
    <w:rsid w:val="72F504F3"/>
    <w:rsid w:val="72FB269D"/>
    <w:rsid w:val="730C5D92"/>
    <w:rsid w:val="7313CE0E"/>
    <w:rsid w:val="73145AB7"/>
    <w:rsid w:val="73177762"/>
    <w:rsid w:val="731AB75E"/>
    <w:rsid w:val="732231F0"/>
    <w:rsid w:val="732DE39F"/>
    <w:rsid w:val="733003EE"/>
    <w:rsid w:val="73424141"/>
    <w:rsid w:val="7349A940"/>
    <w:rsid w:val="735378C6"/>
    <w:rsid w:val="735F3F0F"/>
    <w:rsid w:val="7364B7EA"/>
    <w:rsid w:val="7366A590"/>
    <w:rsid w:val="73697AFB"/>
    <w:rsid w:val="736A78C6"/>
    <w:rsid w:val="736E7B2A"/>
    <w:rsid w:val="736FFD05"/>
    <w:rsid w:val="73757576"/>
    <w:rsid w:val="7389E5ED"/>
    <w:rsid w:val="7398BC15"/>
    <w:rsid w:val="739B7FC5"/>
    <w:rsid w:val="73A50BFE"/>
    <w:rsid w:val="73A511D2"/>
    <w:rsid w:val="73B1E8F2"/>
    <w:rsid w:val="73B5972D"/>
    <w:rsid w:val="73B8AAD0"/>
    <w:rsid w:val="73BA195F"/>
    <w:rsid w:val="73C5C932"/>
    <w:rsid w:val="73CA3652"/>
    <w:rsid w:val="73CDEB4C"/>
    <w:rsid w:val="73D10662"/>
    <w:rsid w:val="73D2E6B4"/>
    <w:rsid w:val="73D7E1A9"/>
    <w:rsid w:val="73D89766"/>
    <w:rsid w:val="73DA6C1E"/>
    <w:rsid w:val="73DA894D"/>
    <w:rsid w:val="73DCA72C"/>
    <w:rsid w:val="73DD854E"/>
    <w:rsid w:val="73DDD8E6"/>
    <w:rsid w:val="73DFADF8"/>
    <w:rsid w:val="73E30513"/>
    <w:rsid w:val="73E37603"/>
    <w:rsid w:val="73E8D1DF"/>
    <w:rsid w:val="73E98C1F"/>
    <w:rsid w:val="73F317A7"/>
    <w:rsid w:val="73F61C7D"/>
    <w:rsid w:val="73F748E0"/>
    <w:rsid w:val="73F9D1D3"/>
    <w:rsid w:val="73FF37A2"/>
    <w:rsid w:val="740457B8"/>
    <w:rsid w:val="74108DD6"/>
    <w:rsid w:val="7410C121"/>
    <w:rsid w:val="74142364"/>
    <w:rsid w:val="7417CF58"/>
    <w:rsid w:val="74194A26"/>
    <w:rsid w:val="741F6363"/>
    <w:rsid w:val="74250DF9"/>
    <w:rsid w:val="7429A5C4"/>
    <w:rsid w:val="742DAA26"/>
    <w:rsid w:val="742F95F4"/>
    <w:rsid w:val="74320EC0"/>
    <w:rsid w:val="7438B12F"/>
    <w:rsid w:val="7439B5E1"/>
    <w:rsid w:val="7442BCB4"/>
    <w:rsid w:val="7442BEBF"/>
    <w:rsid w:val="7449F440"/>
    <w:rsid w:val="744C1415"/>
    <w:rsid w:val="7450DE74"/>
    <w:rsid w:val="7451347C"/>
    <w:rsid w:val="74543EA6"/>
    <w:rsid w:val="74585617"/>
    <w:rsid w:val="745D50DF"/>
    <w:rsid w:val="746639FA"/>
    <w:rsid w:val="746DC2EC"/>
    <w:rsid w:val="74779699"/>
    <w:rsid w:val="747797F7"/>
    <w:rsid w:val="747AC4D4"/>
    <w:rsid w:val="747C81C4"/>
    <w:rsid w:val="74825B6D"/>
    <w:rsid w:val="7485C7F8"/>
    <w:rsid w:val="7489B5C2"/>
    <w:rsid w:val="748CB393"/>
    <w:rsid w:val="748D6CF2"/>
    <w:rsid w:val="748DD267"/>
    <w:rsid w:val="749324BF"/>
    <w:rsid w:val="7494086E"/>
    <w:rsid w:val="74A16DE4"/>
    <w:rsid w:val="74A6AFC9"/>
    <w:rsid w:val="74B21FF8"/>
    <w:rsid w:val="74B41BA9"/>
    <w:rsid w:val="74B52C18"/>
    <w:rsid w:val="74C6D585"/>
    <w:rsid w:val="74CD819D"/>
    <w:rsid w:val="74D9D6C0"/>
    <w:rsid w:val="74DC2772"/>
    <w:rsid w:val="74DE0548"/>
    <w:rsid w:val="74E2F1FE"/>
    <w:rsid w:val="74E3C88B"/>
    <w:rsid w:val="74E58912"/>
    <w:rsid w:val="74E77823"/>
    <w:rsid w:val="74EB8C98"/>
    <w:rsid w:val="74ED3A91"/>
    <w:rsid w:val="74EE74C3"/>
    <w:rsid w:val="74EFE3F1"/>
    <w:rsid w:val="74F7ED5F"/>
    <w:rsid w:val="74F8DCEA"/>
    <w:rsid w:val="74FABC88"/>
    <w:rsid w:val="75000C94"/>
    <w:rsid w:val="7502418C"/>
    <w:rsid w:val="7503D1B5"/>
    <w:rsid w:val="75054EE0"/>
    <w:rsid w:val="750573F5"/>
    <w:rsid w:val="752ACFD5"/>
    <w:rsid w:val="752AD4E4"/>
    <w:rsid w:val="753200C8"/>
    <w:rsid w:val="75371BBE"/>
    <w:rsid w:val="753A6CB1"/>
    <w:rsid w:val="75400921"/>
    <w:rsid w:val="7545A417"/>
    <w:rsid w:val="75480E0B"/>
    <w:rsid w:val="754E2F77"/>
    <w:rsid w:val="755111DF"/>
    <w:rsid w:val="755569A1"/>
    <w:rsid w:val="75583793"/>
    <w:rsid w:val="755D4931"/>
    <w:rsid w:val="755FE103"/>
    <w:rsid w:val="75609CAD"/>
    <w:rsid w:val="75750C56"/>
    <w:rsid w:val="757BCD92"/>
    <w:rsid w:val="757C7E68"/>
    <w:rsid w:val="758B2013"/>
    <w:rsid w:val="759013C4"/>
    <w:rsid w:val="759889D2"/>
    <w:rsid w:val="759940F7"/>
    <w:rsid w:val="759B5CCD"/>
    <w:rsid w:val="75AE3B2E"/>
    <w:rsid w:val="75B49A2F"/>
    <w:rsid w:val="75B5B160"/>
    <w:rsid w:val="75BA89A2"/>
    <w:rsid w:val="75BB7272"/>
    <w:rsid w:val="75BCC36E"/>
    <w:rsid w:val="75BDF476"/>
    <w:rsid w:val="75C05799"/>
    <w:rsid w:val="75C0A095"/>
    <w:rsid w:val="75CCD18C"/>
    <w:rsid w:val="75D5571E"/>
    <w:rsid w:val="75D59E38"/>
    <w:rsid w:val="75DE98A2"/>
    <w:rsid w:val="75E5D031"/>
    <w:rsid w:val="75E65E62"/>
    <w:rsid w:val="75E99F91"/>
    <w:rsid w:val="75ED04DD"/>
    <w:rsid w:val="75F27DFF"/>
    <w:rsid w:val="75F33FDE"/>
    <w:rsid w:val="75F72407"/>
    <w:rsid w:val="75F72F9C"/>
    <w:rsid w:val="75F7998E"/>
    <w:rsid w:val="760A493C"/>
    <w:rsid w:val="760F2E58"/>
    <w:rsid w:val="761DE1C8"/>
    <w:rsid w:val="7620D1AF"/>
    <w:rsid w:val="762A7EA6"/>
    <w:rsid w:val="763D1A86"/>
    <w:rsid w:val="763E2D09"/>
    <w:rsid w:val="763ED594"/>
    <w:rsid w:val="76487A7C"/>
    <w:rsid w:val="764E04DE"/>
    <w:rsid w:val="76525E01"/>
    <w:rsid w:val="7661620D"/>
    <w:rsid w:val="76639D24"/>
    <w:rsid w:val="767BC423"/>
    <w:rsid w:val="768392B4"/>
    <w:rsid w:val="7683C7C7"/>
    <w:rsid w:val="76874ABB"/>
    <w:rsid w:val="7694E77E"/>
    <w:rsid w:val="76A11EE8"/>
    <w:rsid w:val="76A13B58"/>
    <w:rsid w:val="76A1EA2A"/>
    <w:rsid w:val="76A89524"/>
    <w:rsid w:val="76AA8CDC"/>
    <w:rsid w:val="76ACC3C7"/>
    <w:rsid w:val="76AD6C45"/>
    <w:rsid w:val="76B2AD88"/>
    <w:rsid w:val="76C23B6E"/>
    <w:rsid w:val="76C538FD"/>
    <w:rsid w:val="76C5CA3D"/>
    <w:rsid w:val="76CA12E6"/>
    <w:rsid w:val="76CB1450"/>
    <w:rsid w:val="76CC479C"/>
    <w:rsid w:val="76CCD390"/>
    <w:rsid w:val="76DC1DC5"/>
    <w:rsid w:val="76E970BF"/>
    <w:rsid w:val="76E9D942"/>
    <w:rsid w:val="76EA551A"/>
    <w:rsid w:val="76F5AB09"/>
    <w:rsid w:val="76F5BADC"/>
    <w:rsid w:val="76F7C95F"/>
    <w:rsid w:val="770FB723"/>
    <w:rsid w:val="7715BAC4"/>
    <w:rsid w:val="7726FDE0"/>
    <w:rsid w:val="7727B6A2"/>
    <w:rsid w:val="772A370B"/>
    <w:rsid w:val="7732B761"/>
    <w:rsid w:val="774500D1"/>
    <w:rsid w:val="774821D8"/>
    <w:rsid w:val="774AA8EA"/>
    <w:rsid w:val="774B32E1"/>
    <w:rsid w:val="77527A28"/>
    <w:rsid w:val="7752F181"/>
    <w:rsid w:val="7764547E"/>
    <w:rsid w:val="776DAA0B"/>
    <w:rsid w:val="7770C0F4"/>
    <w:rsid w:val="7773167A"/>
    <w:rsid w:val="77780315"/>
    <w:rsid w:val="7778AC58"/>
    <w:rsid w:val="777E97E2"/>
    <w:rsid w:val="777F584F"/>
    <w:rsid w:val="77842716"/>
    <w:rsid w:val="7786F3B4"/>
    <w:rsid w:val="77883D0B"/>
    <w:rsid w:val="7789B45E"/>
    <w:rsid w:val="779256F5"/>
    <w:rsid w:val="77973063"/>
    <w:rsid w:val="779DBA22"/>
    <w:rsid w:val="77AAEA35"/>
    <w:rsid w:val="77ACB907"/>
    <w:rsid w:val="77AD8781"/>
    <w:rsid w:val="77AF92A8"/>
    <w:rsid w:val="77B2EB7C"/>
    <w:rsid w:val="77BCC799"/>
    <w:rsid w:val="77BE4C2E"/>
    <w:rsid w:val="77C9CFC5"/>
    <w:rsid w:val="77CB7E2D"/>
    <w:rsid w:val="77CCAEF2"/>
    <w:rsid w:val="77CCE620"/>
    <w:rsid w:val="77CCEC5B"/>
    <w:rsid w:val="77D31D72"/>
    <w:rsid w:val="77D63FB1"/>
    <w:rsid w:val="77DE0049"/>
    <w:rsid w:val="77E31925"/>
    <w:rsid w:val="77E47F09"/>
    <w:rsid w:val="77E52859"/>
    <w:rsid w:val="77EB990B"/>
    <w:rsid w:val="77EC5C1B"/>
    <w:rsid w:val="77F1CF78"/>
    <w:rsid w:val="77F1DA9F"/>
    <w:rsid w:val="77F1E1A5"/>
    <w:rsid w:val="77F41828"/>
    <w:rsid w:val="77F6F0D1"/>
    <w:rsid w:val="78036078"/>
    <w:rsid w:val="7805807A"/>
    <w:rsid w:val="780A22F9"/>
    <w:rsid w:val="780F004F"/>
    <w:rsid w:val="781785D7"/>
    <w:rsid w:val="781F383D"/>
    <w:rsid w:val="781F53F2"/>
    <w:rsid w:val="782AAC37"/>
    <w:rsid w:val="782BE1EB"/>
    <w:rsid w:val="782CF5F3"/>
    <w:rsid w:val="782D3BAD"/>
    <w:rsid w:val="7846F6B0"/>
    <w:rsid w:val="784824D8"/>
    <w:rsid w:val="784BEBF3"/>
    <w:rsid w:val="784C3F5F"/>
    <w:rsid w:val="785B7618"/>
    <w:rsid w:val="7862F5C4"/>
    <w:rsid w:val="78637D6C"/>
    <w:rsid w:val="786DC2B9"/>
    <w:rsid w:val="7872849E"/>
    <w:rsid w:val="7880F68C"/>
    <w:rsid w:val="78812647"/>
    <w:rsid w:val="7882453E"/>
    <w:rsid w:val="788ACE03"/>
    <w:rsid w:val="788C4B1D"/>
    <w:rsid w:val="789AE51B"/>
    <w:rsid w:val="78A86E6B"/>
    <w:rsid w:val="78B19B55"/>
    <w:rsid w:val="78B26F6A"/>
    <w:rsid w:val="78BA3974"/>
    <w:rsid w:val="78D0F02D"/>
    <w:rsid w:val="78DAA6D5"/>
    <w:rsid w:val="78DAB059"/>
    <w:rsid w:val="78DF629D"/>
    <w:rsid w:val="78DFF118"/>
    <w:rsid w:val="78E3F43C"/>
    <w:rsid w:val="78EEC1D4"/>
    <w:rsid w:val="78FB8A1A"/>
    <w:rsid w:val="78FBAF41"/>
    <w:rsid w:val="78FFA4B4"/>
    <w:rsid w:val="79044F12"/>
    <w:rsid w:val="7905D813"/>
    <w:rsid w:val="7911F76F"/>
    <w:rsid w:val="79126830"/>
    <w:rsid w:val="791C18D8"/>
    <w:rsid w:val="7927F3B4"/>
    <w:rsid w:val="79285F46"/>
    <w:rsid w:val="79312CD4"/>
    <w:rsid w:val="793EEC5A"/>
    <w:rsid w:val="794130ED"/>
    <w:rsid w:val="79475BDB"/>
    <w:rsid w:val="7949C22B"/>
    <w:rsid w:val="79508A68"/>
    <w:rsid w:val="7957C205"/>
    <w:rsid w:val="795A9CC5"/>
    <w:rsid w:val="796B0065"/>
    <w:rsid w:val="79725D47"/>
    <w:rsid w:val="7976C02C"/>
    <w:rsid w:val="797C2E27"/>
    <w:rsid w:val="797D5097"/>
    <w:rsid w:val="797D567E"/>
    <w:rsid w:val="79803324"/>
    <w:rsid w:val="798B2BEF"/>
    <w:rsid w:val="7992B6BD"/>
    <w:rsid w:val="79976C35"/>
    <w:rsid w:val="799F8359"/>
    <w:rsid w:val="79A27125"/>
    <w:rsid w:val="79A6BC22"/>
    <w:rsid w:val="79A74CEC"/>
    <w:rsid w:val="79AF8B55"/>
    <w:rsid w:val="79B38735"/>
    <w:rsid w:val="79B4D321"/>
    <w:rsid w:val="79B9D3AA"/>
    <w:rsid w:val="79BAEDCD"/>
    <w:rsid w:val="79BCA9BD"/>
    <w:rsid w:val="79BCBCF8"/>
    <w:rsid w:val="79C33C71"/>
    <w:rsid w:val="79C41526"/>
    <w:rsid w:val="79D2CB8A"/>
    <w:rsid w:val="79D5AC5B"/>
    <w:rsid w:val="79DE3D02"/>
    <w:rsid w:val="79EB412B"/>
    <w:rsid w:val="79EC7FED"/>
    <w:rsid w:val="79EFAEC7"/>
    <w:rsid w:val="79F01D5C"/>
    <w:rsid w:val="7A07AE0D"/>
    <w:rsid w:val="7A111A3D"/>
    <w:rsid w:val="7A1745B6"/>
    <w:rsid w:val="7A20FB71"/>
    <w:rsid w:val="7A22F07D"/>
    <w:rsid w:val="7A26198E"/>
    <w:rsid w:val="7A284AC8"/>
    <w:rsid w:val="7A2E686A"/>
    <w:rsid w:val="7A2F06A0"/>
    <w:rsid w:val="7A2FAEC2"/>
    <w:rsid w:val="7A37F5F7"/>
    <w:rsid w:val="7A3C9FA9"/>
    <w:rsid w:val="7A430C59"/>
    <w:rsid w:val="7A43B5D7"/>
    <w:rsid w:val="7A49D87F"/>
    <w:rsid w:val="7A4D8C31"/>
    <w:rsid w:val="7A51A4C8"/>
    <w:rsid w:val="7A5CD64E"/>
    <w:rsid w:val="7A619135"/>
    <w:rsid w:val="7A61C44E"/>
    <w:rsid w:val="7A663C41"/>
    <w:rsid w:val="7A77D220"/>
    <w:rsid w:val="7A79CED4"/>
    <w:rsid w:val="7A7B8D56"/>
    <w:rsid w:val="7A7BD38E"/>
    <w:rsid w:val="7A7E94D3"/>
    <w:rsid w:val="7A8173E1"/>
    <w:rsid w:val="7A8C82B7"/>
    <w:rsid w:val="7A8D42FD"/>
    <w:rsid w:val="7A97F907"/>
    <w:rsid w:val="7A9B8C47"/>
    <w:rsid w:val="7AA2C8BE"/>
    <w:rsid w:val="7AA4AA57"/>
    <w:rsid w:val="7AAF938A"/>
    <w:rsid w:val="7AB0C7E9"/>
    <w:rsid w:val="7AB1B09A"/>
    <w:rsid w:val="7AB539B5"/>
    <w:rsid w:val="7ABED31C"/>
    <w:rsid w:val="7AE071CA"/>
    <w:rsid w:val="7AE3B1C0"/>
    <w:rsid w:val="7AEF8DE5"/>
    <w:rsid w:val="7B066529"/>
    <w:rsid w:val="7B15E0CC"/>
    <w:rsid w:val="7B164C44"/>
    <w:rsid w:val="7B16C889"/>
    <w:rsid w:val="7B2121BB"/>
    <w:rsid w:val="7B226CD2"/>
    <w:rsid w:val="7B2B884A"/>
    <w:rsid w:val="7B2FEB75"/>
    <w:rsid w:val="7B3EA12D"/>
    <w:rsid w:val="7B438C45"/>
    <w:rsid w:val="7B4AFABD"/>
    <w:rsid w:val="7B4E9313"/>
    <w:rsid w:val="7B52D84A"/>
    <w:rsid w:val="7B5437B6"/>
    <w:rsid w:val="7B5E4AF8"/>
    <w:rsid w:val="7B5E5C27"/>
    <w:rsid w:val="7B5F2575"/>
    <w:rsid w:val="7B691AE6"/>
    <w:rsid w:val="7B6C78AB"/>
    <w:rsid w:val="7B6D954B"/>
    <w:rsid w:val="7B6D97E9"/>
    <w:rsid w:val="7B7011C0"/>
    <w:rsid w:val="7B766948"/>
    <w:rsid w:val="7B7F7B61"/>
    <w:rsid w:val="7B801136"/>
    <w:rsid w:val="7B88690D"/>
    <w:rsid w:val="7B8AE373"/>
    <w:rsid w:val="7B8AEFC1"/>
    <w:rsid w:val="7B90EA77"/>
    <w:rsid w:val="7B91760D"/>
    <w:rsid w:val="7B99AE5F"/>
    <w:rsid w:val="7B99F125"/>
    <w:rsid w:val="7B9CEE8F"/>
    <w:rsid w:val="7B9F35C4"/>
    <w:rsid w:val="7B9FE12D"/>
    <w:rsid w:val="7BA3E3B7"/>
    <w:rsid w:val="7BA7E681"/>
    <w:rsid w:val="7BA9ABA0"/>
    <w:rsid w:val="7BB0DABE"/>
    <w:rsid w:val="7BC51638"/>
    <w:rsid w:val="7BC72EBF"/>
    <w:rsid w:val="7BC9B3A4"/>
    <w:rsid w:val="7BD2D9E9"/>
    <w:rsid w:val="7BDB26FE"/>
    <w:rsid w:val="7BE444B0"/>
    <w:rsid w:val="7BE61EF8"/>
    <w:rsid w:val="7BECD729"/>
    <w:rsid w:val="7BFC2435"/>
    <w:rsid w:val="7BFE4F4E"/>
    <w:rsid w:val="7C040977"/>
    <w:rsid w:val="7C097FA3"/>
    <w:rsid w:val="7C09FED2"/>
    <w:rsid w:val="7C121105"/>
    <w:rsid w:val="7C1A2DAE"/>
    <w:rsid w:val="7C1C5FF3"/>
    <w:rsid w:val="7C1EC5E7"/>
    <w:rsid w:val="7C266060"/>
    <w:rsid w:val="7C292993"/>
    <w:rsid w:val="7C2B33D7"/>
    <w:rsid w:val="7C3182DE"/>
    <w:rsid w:val="7C33E13E"/>
    <w:rsid w:val="7C378505"/>
    <w:rsid w:val="7C3D3DA0"/>
    <w:rsid w:val="7C423E7A"/>
    <w:rsid w:val="7C4527F7"/>
    <w:rsid w:val="7C532CCC"/>
    <w:rsid w:val="7C55394F"/>
    <w:rsid w:val="7C582AC9"/>
    <w:rsid w:val="7C5A27EF"/>
    <w:rsid w:val="7C5B4FDB"/>
    <w:rsid w:val="7C62D031"/>
    <w:rsid w:val="7C63E137"/>
    <w:rsid w:val="7C652162"/>
    <w:rsid w:val="7C6FA811"/>
    <w:rsid w:val="7C73EE32"/>
    <w:rsid w:val="7C769E2F"/>
    <w:rsid w:val="7C817745"/>
    <w:rsid w:val="7C9617DA"/>
    <w:rsid w:val="7C99845D"/>
    <w:rsid w:val="7C9A2AA7"/>
    <w:rsid w:val="7CA61ABA"/>
    <w:rsid w:val="7CAC0B3B"/>
    <w:rsid w:val="7CB9C4A7"/>
    <w:rsid w:val="7CC5B73C"/>
    <w:rsid w:val="7CCD039D"/>
    <w:rsid w:val="7CCF5BC2"/>
    <w:rsid w:val="7CD3B077"/>
    <w:rsid w:val="7CD51885"/>
    <w:rsid w:val="7CDB0FDE"/>
    <w:rsid w:val="7CDB30FC"/>
    <w:rsid w:val="7CDD2C2E"/>
    <w:rsid w:val="7CE275DB"/>
    <w:rsid w:val="7CEA2B26"/>
    <w:rsid w:val="7CED266D"/>
    <w:rsid w:val="7CEF912A"/>
    <w:rsid w:val="7CF48756"/>
    <w:rsid w:val="7CF63291"/>
    <w:rsid w:val="7CF9C42E"/>
    <w:rsid w:val="7CFBF5D1"/>
    <w:rsid w:val="7D03D942"/>
    <w:rsid w:val="7D04D9D8"/>
    <w:rsid w:val="7D0542C2"/>
    <w:rsid w:val="7D084110"/>
    <w:rsid w:val="7D0C5685"/>
    <w:rsid w:val="7D110609"/>
    <w:rsid w:val="7D14F2F8"/>
    <w:rsid w:val="7D1D1E71"/>
    <w:rsid w:val="7D1D3811"/>
    <w:rsid w:val="7D1F9D6A"/>
    <w:rsid w:val="7D214B03"/>
    <w:rsid w:val="7D231EA7"/>
    <w:rsid w:val="7D4B81E1"/>
    <w:rsid w:val="7D4FBE53"/>
    <w:rsid w:val="7D54534E"/>
    <w:rsid w:val="7D57B19F"/>
    <w:rsid w:val="7D57E64C"/>
    <w:rsid w:val="7D58E79D"/>
    <w:rsid w:val="7D6348C3"/>
    <w:rsid w:val="7D6AAFE4"/>
    <w:rsid w:val="7D6E1FC3"/>
    <w:rsid w:val="7D7085C9"/>
    <w:rsid w:val="7D755028"/>
    <w:rsid w:val="7D84AEA5"/>
    <w:rsid w:val="7D9A1BA6"/>
    <w:rsid w:val="7D9EC5E7"/>
    <w:rsid w:val="7DA1E086"/>
    <w:rsid w:val="7DA3620F"/>
    <w:rsid w:val="7DAE2AD5"/>
    <w:rsid w:val="7DB2235B"/>
    <w:rsid w:val="7DB35EB8"/>
    <w:rsid w:val="7DB8086A"/>
    <w:rsid w:val="7DC03AC7"/>
    <w:rsid w:val="7DC8E7A6"/>
    <w:rsid w:val="7DCB9A8D"/>
    <w:rsid w:val="7DCD0B35"/>
    <w:rsid w:val="7DCFC68C"/>
    <w:rsid w:val="7DD41524"/>
    <w:rsid w:val="7DD59D92"/>
    <w:rsid w:val="7DDA6429"/>
    <w:rsid w:val="7DDD3E28"/>
    <w:rsid w:val="7DDF3506"/>
    <w:rsid w:val="7DE06903"/>
    <w:rsid w:val="7DE2E8DB"/>
    <w:rsid w:val="7DE6730E"/>
    <w:rsid w:val="7DF2776F"/>
    <w:rsid w:val="7DFBD053"/>
    <w:rsid w:val="7DFD1988"/>
    <w:rsid w:val="7E041ECD"/>
    <w:rsid w:val="7E05441E"/>
    <w:rsid w:val="7E17CBAB"/>
    <w:rsid w:val="7E18C64F"/>
    <w:rsid w:val="7E19BD9D"/>
    <w:rsid w:val="7E1FC9FE"/>
    <w:rsid w:val="7E23DBFA"/>
    <w:rsid w:val="7E249D92"/>
    <w:rsid w:val="7E2705AB"/>
    <w:rsid w:val="7E299BBE"/>
    <w:rsid w:val="7E32C177"/>
    <w:rsid w:val="7E331375"/>
    <w:rsid w:val="7E4574B5"/>
    <w:rsid w:val="7E4647A4"/>
    <w:rsid w:val="7E511131"/>
    <w:rsid w:val="7E588AFF"/>
    <w:rsid w:val="7E5B2D0E"/>
    <w:rsid w:val="7E6CCCBF"/>
    <w:rsid w:val="7E6F0906"/>
    <w:rsid w:val="7E705999"/>
    <w:rsid w:val="7E7463E3"/>
    <w:rsid w:val="7E7C51C3"/>
    <w:rsid w:val="7E825A77"/>
    <w:rsid w:val="7E874099"/>
    <w:rsid w:val="7E97D9BF"/>
    <w:rsid w:val="7E9C5B1C"/>
    <w:rsid w:val="7EA030D0"/>
    <w:rsid w:val="7EA3B0A7"/>
    <w:rsid w:val="7EA5D5D4"/>
    <w:rsid w:val="7EAF2786"/>
    <w:rsid w:val="7EB430C4"/>
    <w:rsid w:val="7EC005F2"/>
    <w:rsid w:val="7EC0DCA1"/>
    <w:rsid w:val="7EC5139F"/>
    <w:rsid w:val="7EC96978"/>
    <w:rsid w:val="7ECB0898"/>
    <w:rsid w:val="7ECC59F4"/>
    <w:rsid w:val="7ED2903C"/>
    <w:rsid w:val="7EDD763C"/>
    <w:rsid w:val="7EDE7D4C"/>
    <w:rsid w:val="7EE0503D"/>
    <w:rsid w:val="7EE65FE1"/>
    <w:rsid w:val="7EEBADBB"/>
    <w:rsid w:val="7EF3B4BE"/>
    <w:rsid w:val="7EFC460D"/>
    <w:rsid w:val="7F0C562A"/>
    <w:rsid w:val="7F11FD12"/>
    <w:rsid w:val="7F12E311"/>
    <w:rsid w:val="7F13FF70"/>
    <w:rsid w:val="7F2E4F8D"/>
    <w:rsid w:val="7F3D2DCC"/>
    <w:rsid w:val="7F4BAC07"/>
    <w:rsid w:val="7F55B972"/>
    <w:rsid w:val="7F5A12BC"/>
    <w:rsid w:val="7F61C4C4"/>
    <w:rsid w:val="7F62B14C"/>
    <w:rsid w:val="7F738A1D"/>
    <w:rsid w:val="7F73FAA8"/>
    <w:rsid w:val="7F7E4636"/>
    <w:rsid w:val="7F831B41"/>
    <w:rsid w:val="7F86AACA"/>
    <w:rsid w:val="7F8749EB"/>
    <w:rsid w:val="7F89757A"/>
    <w:rsid w:val="7F8A8C67"/>
    <w:rsid w:val="7F8C1724"/>
    <w:rsid w:val="7F97719D"/>
    <w:rsid w:val="7F998755"/>
    <w:rsid w:val="7F9999A7"/>
    <w:rsid w:val="7F9BC4B6"/>
    <w:rsid w:val="7F9D0B51"/>
    <w:rsid w:val="7F9FE0BE"/>
    <w:rsid w:val="7FA13E79"/>
    <w:rsid w:val="7FA739BE"/>
    <w:rsid w:val="7FB8138C"/>
    <w:rsid w:val="7FBF5C25"/>
    <w:rsid w:val="7FC698B4"/>
    <w:rsid w:val="7FCCA984"/>
    <w:rsid w:val="7FD8C2B2"/>
    <w:rsid w:val="7FDD2A5F"/>
    <w:rsid w:val="7FE15A8B"/>
    <w:rsid w:val="7FEC2879"/>
    <w:rsid w:val="7FF2AE18"/>
    <w:rsid w:val="7FF6B548"/>
    <w:rsid w:val="7FFA83A6"/>
    <w:rsid w:val="7FFAA460"/>
    <w:rsid w:val="7FFC7C70"/>
    <w:rsid w:val="7FFD7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74DB88"/>
  <w14:defaultImageDpi w14:val="330"/>
  <w15:docId w15:val="{9FB7C142-09E1-4381-B2CD-019C0F7EA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Main-Use"/>
    <w:rsid w:val="004E77A6"/>
    <w:pPr>
      <w:spacing w:afterLines="40" w:after="96" w:line="288" w:lineRule="auto"/>
      <w:contextualSpacing/>
    </w:pPr>
    <w:rPr>
      <w:color w:val="000000"/>
      <w:szCs w:val="24"/>
    </w:rPr>
  </w:style>
  <w:style w:type="paragraph" w:styleId="Heading1">
    <w:name w:val="heading 1"/>
    <w:basedOn w:val="TOCHeading"/>
    <w:next w:val="BodyText"/>
    <w:link w:val="Heading1Char"/>
    <w:autoRedefine/>
    <w:uiPriority w:val="9"/>
    <w:qFormat/>
    <w:rsid w:val="00EB51BC"/>
    <w:pPr>
      <w:spacing w:afterLines="0" w:after="0" w:line="240" w:lineRule="auto"/>
      <w:ind w:left="187"/>
      <w:contextualSpacing w:val="0"/>
      <w:jc w:val="right"/>
    </w:pPr>
    <w:rPr>
      <w:sz w:val="36"/>
      <w:szCs w:val="36"/>
    </w:rPr>
  </w:style>
  <w:style w:type="paragraph" w:styleId="Heading2">
    <w:name w:val="heading 2"/>
    <w:basedOn w:val="BodyText"/>
    <w:next w:val="BodyText"/>
    <w:link w:val="Heading2Char"/>
    <w:autoRedefine/>
    <w:uiPriority w:val="9"/>
    <w:unhideWhenUsed/>
    <w:qFormat/>
    <w:rsid w:val="0028323C"/>
    <w:pPr>
      <w:keepNext/>
      <w:keepLines/>
      <w:spacing w:afterLines="0" w:after="120" w:line="240" w:lineRule="auto"/>
      <w:ind w:left="180"/>
      <w:outlineLvl w:val="1"/>
    </w:pPr>
    <w:rPr>
      <w:rFonts w:asciiTheme="majorHAnsi" w:eastAsiaTheme="majorEastAsia" w:hAnsiTheme="majorHAnsi"/>
      <w:b/>
      <w:sz w:val="32"/>
      <w:szCs w:val="32"/>
    </w:rPr>
  </w:style>
  <w:style w:type="paragraph" w:styleId="Heading3">
    <w:name w:val="heading 3"/>
    <w:basedOn w:val="BodyText2"/>
    <w:next w:val="BodyText2"/>
    <w:link w:val="Heading3Char"/>
    <w:autoRedefine/>
    <w:uiPriority w:val="9"/>
    <w:unhideWhenUsed/>
    <w:qFormat/>
    <w:rsid w:val="002A133C"/>
    <w:pPr>
      <w:spacing w:before="120" w:line="276" w:lineRule="auto"/>
      <w:ind w:left="720"/>
      <w:outlineLvl w:val="2"/>
    </w:pPr>
    <w:rPr>
      <w:rFonts w:asciiTheme="majorHAnsi" w:eastAsiaTheme="majorEastAsia" w:hAnsiTheme="majorHAnsi"/>
      <w:b/>
      <w:bCs/>
      <w:color w:val="CC1F20" w:themeColor="text2"/>
      <w:sz w:val="28"/>
      <w:szCs w:val="32"/>
    </w:rPr>
  </w:style>
  <w:style w:type="paragraph" w:styleId="Heading4">
    <w:name w:val="heading 4"/>
    <w:basedOn w:val="BodyText2"/>
    <w:next w:val="BodyText2"/>
    <w:link w:val="Heading4Char"/>
    <w:autoRedefine/>
    <w:uiPriority w:val="9"/>
    <w:unhideWhenUsed/>
    <w:qFormat/>
    <w:rsid w:val="00903700"/>
    <w:pPr>
      <w:keepNext/>
      <w:keepLines/>
      <w:spacing w:before="200"/>
      <w:ind w:left="720"/>
      <w:outlineLvl w:val="3"/>
    </w:pPr>
    <w:rPr>
      <w:rFonts w:asciiTheme="majorHAnsi" w:eastAsiaTheme="majorEastAsia" w:hAnsiTheme="majorHAnsi"/>
      <w:b/>
      <w:sz w:val="28"/>
      <w:szCs w:val="28"/>
    </w:rPr>
  </w:style>
  <w:style w:type="paragraph" w:styleId="Heading5">
    <w:name w:val="heading 5"/>
    <w:basedOn w:val="BodyText3"/>
    <w:next w:val="BodyText3"/>
    <w:link w:val="Heading5Char"/>
    <w:autoRedefine/>
    <w:uiPriority w:val="9"/>
    <w:unhideWhenUsed/>
    <w:qFormat/>
    <w:rsid w:val="00903700"/>
    <w:pPr>
      <w:spacing w:before="200"/>
      <w:outlineLvl w:val="4"/>
    </w:pPr>
    <w:rPr>
      <w:rFonts w:asciiTheme="majorHAnsi" w:eastAsiaTheme="majorEastAsia" w:hAnsiTheme="majorHAnsi"/>
      <w:b/>
      <w:bCs/>
      <w:color w:val="DE2728" w:themeColor="text2" w:themeTint="E6"/>
      <w:sz w:val="24"/>
    </w:rPr>
  </w:style>
  <w:style w:type="paragraph" w:styleId="Heading6">
    <w:name w:val="heading 6"/>
    <w:basedOn w:val="BodyText3"/>
    <w:next w:val="BodyText3"/>
    <w:link w:val="Heading6Char"/>
    <w:uiPriority w:val="9"/>
    <w:unhideWhenUsed/>
    <w:qFormat/>
    <w:rsid w:val="00903700"/>
    <w:pPr>
      <w:spacing w:before="200"/>
      <w:outlineLvl w:val="5"/>
    </w:pPr>
    <w:rPr>
      <w:rFonts w:asciiTheme="majorHAnsi" w:eastAsiaTheme="majorEastAsia" w:hAnsiTheme="majorHAnsi"/>
      <w:b/>
      <w:bCs/>
      <w:i/>
      <w:iCs/>
      <w:color w:val="auto"/>
      <w:sz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8A6D1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8A6D1A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8D0E11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D1A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1BC"/>
    <w:rPr>
      <w:rFonts w:asciiTheme="majorHAnsi" w:eastAsiaTheme="majorEastAsia" w:hAnsiTheme="majorHAnsi" w:cs="Arial"/>
      <w:b/>
      <w:bCs/>
      <w:color w:val="CC1F20" w:themeColor="text2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8323C"/>
    <w:rPr>
      <w:rFonts w:asciiTheme="majorHAnsi" w:eastAsiaTheme="majorEastAsia" w:hAnsiTheme="majorHAnsi" w:cs="Arial"/>
      <w:b/>
      <w:color w:val="010101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133C"/>
    <w:rPr>
      <w:rFonts w:asciiTheme="majorHAnsi" w:eastAsiaTheme="majorEastAsia" w:hAnsiTheme="majorHAnsi" w:cs="Arial"/>
      <w:b/>
      <w:bCs/>
      <w:color w:val="CC1F20" w:themeColor="text2"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903700"/>
    <w:rPr>
      <w:rFonts w:asciiTheme="majorHAnsi" w:eastAsiaTheme="majorEastAsia" w:hAnsiTheme="majorHAnsi" w:cs="Arial"/>
      <w:b/>
      <w:color w:val="010101" w:themeColor="text1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903700"/>
    <w:rPr>
      <w:rFonts w:asciiTheme="majorHAnsi" w:eastAsiaTheme="majorEastAsia" w:hAnsiTheme="majorHAnsi" w:cs="Arial"/>
      <w:b/>
      <w:bCs/>
      <w:color w:val="DE2728" w:themeColor="text2" w:themeTint="E6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903700"/>
    <w:rPr>
      <w:rFonts w:asciiTheme="majorHAnsi" w:eastAsiaTheme="majorEastAsia" w:hAnsiTheme="majorHAnsi" w:cs="Arial"/>
      <w:b/>
      <w:bCs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8A6D1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D1A"/>
    <w:rPr>
      <w:rFonts w:asciiTheme="majorHAnsi" w:eastAsiaTheme="majorEastAsia" w:hAnsiTheme="majorHAnsi" w:cstheme="majorBidi"/>
      <w:color w:val="8D0E11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D1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8A6D1A"/>
    <w:rPr>
      <w:b/>
      <w:bCs/>
      <w:color w:val="8D0E11" w:themeColor="accent1"/>
      <w:sz w:val="18"/>
      <w:szCs w:val="18"/>
    </w:rPr>
  </w:style>
  <w:style w:type="paragraph" w:styleId="TOCHeading">
    <w:name w:val="TOC Heading"/>
    <w:basedOn w:val="Normal"/>
    <w:next w:val="Normal"/>
    <w:uiPriority w:val="39"/>
    <w:unhideWhenUsed/>
    <w:qFormat/>
    <w:rsid w:val="008346C5"/>
    <w:pPr>
      <w:spacing w:line="276" w:lineRule="auto"/>
      <w:outlineLvl w:val="0"/>
    </w:pPr>
    <w:rPr>
      <w:rFonts w:asciiTheme="majorHAnsi" w:eastAsiaTheme="majorEastAsia" w:hAnsiTheme="majorHAnsi" w:cs="Arial"/>
      <w:b/>
      <w:bCs/>
      <w:color w:val="CC1F20" w:themeColor="text2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037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371"/>
    <w:rPr>
      <w:rFonts w:ascii="Lucida Grande" w:hAnsi="Lucida Grande" w:cs="Lucida Grande"/>
      <w:color w:val="707170"/>
      <w:sz w:val="18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3A3D36"/>
    <w:pPr>
      <w:tabs>
        <w:tab w:val="right" w:leader="dot" w:pos="10790"/>
      </w:tabs>
      <w:spacing w:after="0"/>
      <w:ind w:left="440"/>
    </w:pPr>
    <w:rPr>
      <w:rFonts w:cs="Arial"/>
      <w:noProof/>
      <w:color w:val="010101" w:themeColor="text1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3A3D36"/>
    <w:pPr>
      <w:tabs>
        <w:tab w:val="right" w:leader="dot" w:pos="10790"/>
      </w:tabs>
      <w:spacing w:before="120" w:after="0"/>
    </w:pPr>
    <w:rPr>
      <w:rFonts w:cs="Arial"/>
      <w:noProof/>
      <w:color w:val="010101" w:themeColor="text1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3A3D36"/>
    <w:pPr>
      <w:tabs>
        <w:tab w:val="right" w:leader="dot" w:pos="10790"/>
      </w:tabs>
      <w:spacing w:after="0"/>
      <w:ind w:left="220"/>
    </w:pPr>
    <w:rPr>
      <w:rFonts w:cs="Arial"/>
      <w:noProof/>
      <w:color w:val="010101" w:themeColor="text1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607391"/>
    <w:pPr>
      <w:tabs>
        <w:tab w:val="right" w:leader="dot" w:pos="10790"/>
      </w:tabs>
      <w:spacing w:after="0"/>
      <w:ind w:left="660"/>
    </w:pPr>
    <w:rPr>
      <w:rFonts w:cs="Arial"/>
      <w:noProof/>
      <w:color w:val="010101" w:themeColor="text1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B3795A"/>
    <w:pPr>
      <w:tabs>
        <w:tab w:val="right" w:leader="dot" w:pos="10790"/>
      </w:tabs>
      <w:spacing w:after="0"/>
      <w:ind w:left="880"/>
    </w:pPr>
    <w:rPr>
      <w:rFonts w:ascii="Arial" w:hAnsi="Arial" w:cs="Arial"/>
      <w:noProof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B3795A"/>
    <w:pPr>
      <w:tabs>
        <w:tab w:val="right" w:leader="dot" w:pos="10790"/>
      </w:tabs>
      <w:spacing w:after="0"/>
      <w:ind w:left="1100"/>
    </w:pPr>
    <w:rPr>
      <w:rFonts w:ascii="Arial" w:hAnsi="Arial" w:cs="Arial"/>
      <w:noProof/>
      <w:sz w:val="20"/>
      <w:szCs w:val="20"/>
    </w:rPr>
  </w:style>
  <w:style w:type="paragraph" w:styleId="ListBullet">
    <w:name w:val="List Bullet"/>
    <w:basedOn w:val="Normal"/>
    <w:uiPriority w:val="99"/>
    <w:unhideWhenUsed/>
    <w:rsid w:val="00B3795A"/>
    <w:pPr>
      <w:numPr>
        <w:numId w:val="1"/>
      </w:numPr>
    </w:pPr>
    <w:rPr>
      <w:rFonts w:ascii="Arial" w:hAnsi="Arial" w:cs="Arial"/>
      <w:color w:val="404040" w:themeColor="text1" w:themeTint="BF"/>
    </w:rPr>
  </w:style>
  <w:style w:type="paragraph" w:styleId="ListBullet2">
    <w:name w:val="List Bullet 2"/>
    <w:basedOn w:val="Normal"/>
    <w:uiPriority w:val="99"/>
    <w:unhideWhenUsed/>
    <w:rsid w:val="00B3795A"/>
    <w:pPr>
      <w:widowControl w:val="0"/>
      <w:suppressLineNumbers/>
      <w:ind w:left="1296" w:hanging="288"/>
    </w:pPr>
    <w:rPr>
      <w:rFonts w:ascii="Arial" w:hAnsi="Arial" w:cs="Arial"/>
      <w:color w:val="404040" w:themeColor="text1" w:themeTint="BF"/>
    </w:rPr>
  </w:style>
  <w:style w:type="paragraph" w:styleId="ListBullet3">
    <w:name w:val="List Bullet 3"/>
    <w:basedOn w:val="Normal"/>
    <w:uiPriority w:val="99"/>
    <w:unhideWhenUsed/>
    <w:rsid w:val="00B3795A"/>
    <w:pPr>
      <w:keepNext/>
      <w:keepLines/>
      <w:ind w:left="2160" w:hanging="360"/>
    </w:pPr>
    <w:rPr>
      <w:rFonts w:ascii="Arial" w:hAnsi="Arial" w:cs="Arial"/>
      <w:color w:val="auto"/>
    </w:rPr>
  </w:style>
  <w:style w:type="paragraph" w:styleId="TableofAuthorities">
    <w:name w:val="table of authorities"/>
    <w:basedOn w:val="Normal"/>
    <w:next w:val="Normal"/>
    <w:uiPriority w:val="99"/>
    <w:unhideWhenUsed/>
    <w:rsid w:val="00516DC2"/>
    <w:pPr>
      <w:widowControl w:val="0"/>
      <w:autoSpaceDE w:val="0"/>
      <w:autoSpaceDN w:val="0"/>
      <w:spacing w:after="0"/>
    </w:pPr>
    <w:rPr>
      <w:rFonts w:ascii="Roboto Condensed" w:eastAsia="AvenirLTStd-Light" w:hAnsi="Roboto Condensed" w:cs="Calibri"/>
      <w:color w:val="FFFFFF" w:themeColor="background1"/>
      <w:sz w:val="24"/>
      <w:szCs w:val="22"/>
    </w:rPr>
  </w:style>
  <w:style w:type="character" w:styleId="Hyperlink">
    <w:name w:val="Hyperlink"/>
    <w:basedOn w:val="DefaultParagraphFont"/>
    <w:uiPriority w:val="99"/>
    <w:unhideWhenUsed/>
    <w:rsid w:val="003C4634"/>
    <w:rPr>
      <w:color w:val="CC1F20" w:themeColor="hyperlink"/>
      <w:u w:val="single"/>
    </w:rPr>
  </w:style>
  <w:style w:type="table" w:styleId="TableGrid">
    <w:name w:val="Table Grid"/>
    <w:basedOn w:val="TableNormal"/>
    <w:rsid w:val="00A242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2">
    <w:name w:val="Light List Accent 2"/>
    <w:basedOn w:val="TableNormal"/>
    <w:uiPriority w:val="61"/>
    <w:rsid w:val="00A24277"/>
    <w:pPr>
      <w:spacing w:after="0" w:line="240" w:lineRule="auto"/>
    </w:pPr>
    <w:tblPr>
      <w:tblStyleRowBandSize w:val="1"/>
      <w:tblStyleColBandSize w:val="1"/>
      <w:tblBorders>
        <w:top w:val="single" w:sz="8" w:space="0" w:color="8C734B" w:themeColor="accent2"/>
        <w:left w:val="single" w:sz="8" w:space="0" w:color="8C734B" w:themeColor="accent2"/>
        <w:bottom w:val="single" w:sz="8" w:space="0" w:color="8C734B" w:themeColor="accent2"/>
        <w:right w:val="single" w:sz="8" w:space="0" w:color="8C734B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C734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734B" w:themeColor="accent2"/>
          <w:left w:val="single" w:sz="8" w:space="0" w:color="8C734B" w:themeColor="accent2"/>
          <w:bottom w:val="single" w:sz="8" w:space="0" w:color="8C734B" w:themeColor="accent2"/>
          <w:right w:val="single" w:sz="8" w:space="0" w:color="8C734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C734B" w:themeColor="accent2"/>
          <w:left w:val="single" w:sz="8" w:space="0" w:color="8C734B" w:themeColor="accent2"/>
          <w:bottom w:val="single" w:sz="8" w:space="0" w:color="8C734B" w:themeColor="accent2"/>
          <w:right w:val="single" w:sz="8" w:space="0" w:color="8C734B" w:themeColor="accent2"/>
        </w:tcBorders>
      </w:tcPr>
    </w:tblStylePr>
    <w:tblStylePr w:type="band1Horz">
      <w:tblPr/>
      <w:tcPr>
        <w:tcBorders>
          <w:top w:val="single" w:sz="8" w:space="0" w:color="8C734B" w:themeColor="accent2"/>
          <w:left w:val="single" w:sz="8" w:space="0" w:color="8C734B" w:themeColor="accent2"/>
          <w:bottom w:val="single" w:sz="8" w:space="0" w:color="8C734B" w:themeColor="accent2"/>
          <w:right w:val="single" w:sz="8" w:space="0" w:color="8C734B" w:themeColor="accent2"/>
        </w:tcBorders>
      </w:tcPr>
    </w:tblStylePr>
  </w:style>
  <w:style w:type="table" w:styleId="MediumShading1">
    <w:name w:val="Medium Shading 1"/>
    <w:basedOn w:val="TableNormal"/>
    <w:uiPriority w:val="63"/>
    <w:rsid w:val="00A2427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10101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able">
    <w:name w:val="Table"/>
    <w:basedOn w:val="TableNormal"/>
    <w:uiPriority w:val="99"/>
    <w:rsid w:val="00766BCD"/>
    <w:pPr>
      <w:spacing w:after="0" w:line="240" w:lineRule="auto"/>
    </w:pPr>
    <w:rPr>
      <w:rFonts w:ascii="Univers LT Std 45 Light" w:hAnsi="Univers LT Std 45 Light"/>
      <w:sz w:val="28"/>
    </w:rPr>
    <w:tblPr>
      <w:tblBorders>
        <w:top w:val="single" w:sz="6" w:space="0" w:color="FFFFFF" w:themeColor="background1"/>
        <w:left w:val="single" w:sz="6" w:space="0" w:color="FFFFFF" w:themeColor="background1"/>
        <w:bottom w:val="single" w:sz="6" w:space="0" w:color="FFFFFF" w:themeColor="background1"/>
        <w:right w:val="single" w:sz="6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left w:w="115" w:type="dxa"/>
        <w:right w:w="0" w:type="dxa"/>
      </w:tblCellMar>
    </w:tblPr>
  </w:style>
  <w:style w:type="table" w:customStyle="1" w:styleId="Table-NoTotal">
    <w:name w:val="Table - No Total"/>
    <w:basedOn w:val="TableNormal"/>
    <w:uiPriority w:val="99"/>
    <w:rsid w:val="00766BCD"/>
    <w:pPr>
      <w:spacing w:after="0" w:line="240" w:lineRule="auto"/>
    </w:pPr>
    <w:tblPr>
      <w:tblStyleRowBandSize w:val="1"/>
    </w:tblPr>
    <w:tblStylePr w:type="firstRow">
      <w:rPr>
        <w:rFonts w:ascii="Yu Mincho" w:hAnsi="Yu Mincho"/>
        <w:b w:val="0"/>
        <w:i w:val="0"/>
        <w:color w:val="FFFFFF" w:themeColor="background1"/>
        <w:sz w:val="28"/>
      </w:rPr>
      <w:tblPr/>
      <w:tcPr>
        <w:tc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  <w:tl2br w:val="nil"/>
          <w:tr2bl w:val="nil"/>
        </w:tcBorders>
        <w:shd w:val="clear" w:color="auto" w:fill="A6A6A6" w:themeFill="background1" w:themeFillShade="A6"/>
      </w:tcPr>
    </w:tblStylePr>
    <w:tblStylePr w:type="band1Horz">
      <w:rPr>
        <w:rFonts w:ascii="Yu Mincho" w:hAnsi="Yu Mincho"/>
        <w:b w:val="0"/>
        <w:i w:val="0"/>
        <w:color w:val="707170"/>
        <w:sz w:val="24"/>
      </w:rPr>
      <w:tblPr/>
      <w:tcPr>
        <w:tc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  <w:tl2br w:val="nil"/>
          <w:tr2bl w:val="nil"/>
        </w:tcBorders>
        <w:shd w:val="clear" w:color="auto" w:fill="D9D9D9" w:themeFill="background1" w:themeFillShade="D9"/>
      </w:tcPr>
    </w:tblStylePr>
    <w:tblStylePr w:type="band2Horz">
      <w:rPr>
        <w:rFonts w:ascii="Yu Mincho" w:hAnsi="Yu Mincho"/>
        <w:b w:val="0"/>
        <w:i w:val="0"/>
        <w:color w:val="707170"/>
        <w:sz w:val="24"/>
      </w:rPr>
      <w:tblPr/>
      <w:tcPr>
        <w:tc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  <w:tl2br w:val="nil"/>
          <w:tr2bl w:val="nil"/>
        </w:tcBorders>
        <w:shd w:val="clear" w:color="auto" w:fill="F2F2F2" w:themeFill="background1" w:themeFillShade="F2"/>
      </w:tcPr>
    </w:tblStylePr>
  </w:style>
  <w:style w:type="table" w:customStyle="1" w:styleId="Table-Total">
    <w:name w:val="Table - Total"/>
    <w:basedOn w:val="Table-NoTotal"/>
    <w:uiPriority w:val="99"/>
    <w:rsid w:val="00B11848"/>
    <w:tblPr/>
    <w:tblStylePr w:type="firstRow">
      <w:rPr>
        <w:rFonts w:ascii="Marlett" w:hAnsi="Marlett"/>
        <w:b w:val="0"/>
        <w:i w:val="0"/>
        <w:color w:val="FFFFFF" w:themeColor="background1"/>
        <w:sz w:val="28"/>
      </w:rPr>
      <w:tblPr/>
      <w:tcPr>
        <w:tc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  <w:tl2br w:val="nil"/>
          <w:tr2bl w:val="nil"/>
        </w:tcBorders>
        <w:shd w:val="clear" w:color="auto" w:fill="A6A6A6" w:themeFill="background1" w:themeFillShade="A6"/>
      </w:tcPr>
    </w:tblStylePr>
    <w:tblStylePr w:type="lastRow">
      <w:rPr>
        <w:rFonts w:ascii="Marlett" w:hAnsi="Marlett"/>
        <w:b w:val="0"/>
        <w:i w:val="0"/>
        <w:color w:val="FFFFFF" w:themeColor="background1"/>
        <w:sz w:val="28"/>
      </w:rPr>
    </w:tblStylePr>
    <w:tblStylePr w:type="band1Horz">
      <w:rPr>
        <w:rFonts w:ascii="Marlett" w:hAnsi="Marlett"/>
        <w:b w:val="0"/>
        <w:i w:val="0"/>
        <w:color w:val="707170"/>
        <w:sz w:val="24"/>
      </w:rPr>
      <w:tblPr/>
      <w:tcPr>
        <w:tc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  <w:tl2br w:val="nil"/>
          <w:tr2bl w:val="nil"/>
        </w:tcBorders>
        <w:shd w:val="clear" w:color="auto" w:fill="D9D9D9" w:themeFill="background1" w:themeFillShade="D9"/>
      </w:tcPr>
    </w:tblStylePr>
    <w:tblStylePr w:type="band2Horz">
      <w:rPr>
        <w:rFonts w:ascii="Marlett" w:hAnsi="Marlett"/>
        <w:b w:val="0"/>
        <w:i w:val="0"/>
        <w:color w:val="707170"/>
        <w:sz w:val="24"/>
      </w:rPr>
      <w:tblPr/>
      <w:tcPr>
        <w:tc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01MainTitleHeading">
    <w:name w:val="01. Main Title Heading"/>
    <w:basedOn w:val="Normal"/>
    <w:qFormat/>
    <w:rsid w:val="009E6DE4"/>
    <w:pPr>
      <w:spacing w:line="729" w:lineRule="exact"/>
      <w:ind w:left="1440" w:right="1440"/>
    </w:pPr>
    <w:rPr>
      <w:rFonts w:ascii="Lato Black" w:hAnsi="Lato Black" w:cs="Arial"/>
      <w:b/>
      <w:bCs/>
      <w:color w:val="010101" w:themeColor="text1"/>
      <w:sz w:val="60"/>
    </w:rPr>
  </w:style>
  <w:style w:type="paragraph" w:customStyle="1" w:styleId="SubheadtoMainTitle">
    <w:name w:val="Subhead to Main Title"/>
    <w:basedOn w:val="Normal"/>
    <w:qFormat/>
    <w:rsid w:val="00B3795A"/>
    <w:pPr>
      <w:spacing w:before="291" w:line="235" w:lineRule="auto"/>
      <w:ind w:left="1440" w:right="1440"/>
    </w:pPr>
    <w:rPr>
      <w:rFonts w:ascii="Lato" w:hAnsi="Lato"/>
      <w:color w:val="231F20"/>
      <w:sz w:val="24"/>
    </w:rPr>
  </w:style>
  <w:style w:type="character" w:styleId="PageNumber">
    <w:name w:val="page number"/>
    <w:basedOn w:val="DefaultParagraphFont"/>
    <w:uiPriority w:val="99"/>
    <w:semiHidden/>
    <w:unhideWhenUsed/>
    <w:rsid w:val="009400D7"/>
  </w:style>
  <w:style w:type="paragraph" w:customStyle="1" w:styleId="021TitlePageSummary">
    <w:name w:val="02.1. Title Page Summary"/>
    <w:basedOn w:val="Normal"/>
    <w:qFormat/>
    <w:rsid w:val="008346C5"/>
    <w:pPr>
      <w:spacing w:before="187" w:line="235" w:lineRule="auto"/>
      <w:ind w:left="1440" w:right="1440"/>
    </w:pPr>
    <w:rPr>
      <w:rFonts w:asciiTheme="majorHAnsi" w:hAnsiTheme="majorHAnsi" w:cs="Arial"/>
      <w:b/>
      <w:bCs/>
      <w:noProof/>
      <w:color w:val="010101" w:themeColor="text1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28323C"/>
    <w:pPr>
      <w:ind w:left="360"/>
    </w:pPr>
    <w:rPr>
      <w:rFonts w:eastAsia="AvenirLTStd-Light" w:cs="Arial"/>
      <w:color w:val="010101" w:themeColor="text1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28323C"/>
    <w:rPr>
      <w:rFonts w:eastAsia="AvenirLTStd-Light" w:cs="Arial"/>
      <w:color w:val="010101" w:themeColor="text1"/>
    </w:rPr>
  </w:style>
  <w:style w:type="character" w:styleId="LineNumber">
    <w:name w:val="line number"/>
    <w:basedOn w:val="DefaultParagraphFont"/>
    <w:uiPriority w:val="99"/>
    <w:semiHidden/>
    <w:unhideWhenUsed/>
    <w:rsid w:val="009F562A"/>
  </w:style>
  <w:style w:type="paragraph" w:styleId="DocumentMap">
    <w:name w:val="Document Map"/>
    <w:basedOn w:val="Normal"/>
    <w:link w:val="DocumentMapChar"/>
    <w:uiPriority w:val="99"/>
    <w:semiHidden/>
    <w:unhideWhenUsed/>
    <w:rsid w:val="007476AE"/>
    <w:pPr>
      <w:spacing w:after="0"/>
    </w:pPr>
    <w:rPr>
      <w:rFonts w:ascii="Lucida Grande" w:hAnsi="Lucida Grande" w:cs="Lucida Grande"/>
      <w:sz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476AE"/>
    <w:rPr>
      <w:rFonts w:ascii="Lucida Grande" w:hAnsi="Lucida Grande" w:cs="Lucida Grande"/>
      <w:color w:val="7F7F7F" w:themeColor="text1" w:themeTint="80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F23A4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23A42"/>
    <w:rPr>
      <w:rFonts w:ascii="Helvetica Light" w:hAnsi="Helvetica Light"/>
      <w:color w:val="7F7F7F" w:themeColor="text1" w:themeTint="80"/>
      <w:sz w:val="20"/>
      <w:szCs w:val="20"/>
    </w:rPr>
  </w:style>
  <w:style w:type="table" w:styleId="LightList-Accent3">
    <w:name w:val="Light List Accent 3"/>
    <w:basedOn w:val="TableNormal"/>
    <w:uiPriority w:val="61"/>
    <w:unhideWhenUsed/>
    <w:rsid w:val="000F1755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8" w:space="0" w:color="58595B" w:themeColor="accent3"/>
        <w:left w:val="single" w:sz="8" w:space="0" w:color="58595B" w:themeColor="accent3"/>
        <w:bottom w:val="single" w:sz="8" w:space="0" w:color="58595B" w:themeColor="accent3"/>
        <w:right w:val="single" w:sz="8" w:space="0" w:color="58595B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8595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8595B" w:themeColor="accent3"/>
          <w:left w:val="single" w:sz="8" w:space="0" w:color="58595B" w:themeColor="accent3"/>
          <w:bottom w:val="single" w:sz="8" w:space="0" w:color="58595B" w:themeColor="accent3"/>
          <w:right w:val="single" w:sz="8" w:space="0" w:color="58595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8595B" w:themeColor="accent3"/>
          <w:left w:val="single" w:sz="8" w:space="0" w:color="58595B" w:themeColor="accent3"/>
          <w:bottom w:val="single" w:sz="8" w:space="0" w:color="58595B" w:themeColor="accent3"/>
          <w:right w:val="single" w:sz="8" w:space="0" w:color="58595B" w:themeColor="accent3"/>
        </w:tcBorders>
      </w:tcPr>
    </w:tblStylePr>
    <w:tblStylePr w:type="band1Horz">
      <w:tblPr/>
      <w:tcPr>
        <w:tcBorders>
          <w:top w:val="single" w:sz="8" w:space="0" w:color="58595B" w:themeColor="accent3"/>
          <w:left w:val="single" w:sz="8" w:space="0" w:color="58595B" w:themeColor="accent3"/>
          <w:bottom w:val="single" w:sz="8" w:space="0" w:color="58595B" w:themeColor="accent3"/>
          <w:right w:val="single" w:sz="8" w:space="0" w:color="58595B" w:themeColor="accent3"/>
        </w:tcBorders>
      </w:tcPr>
    </w:tblStylePr>
  </w:style>
  <w:style w:type="paragraph" w:customStyle="1" w:styleId="TableData">
    <w:name w:val="Table Data"/>
    <w:basedOn w:val="Heading1"/>
    <w:qFormat/>
    <w:rsid w:val="000F1755"/>
    <w:rPr>
      <w:lang w:eastAsia="ja-JP"/>
    </w:rPr>
  </w:style>
  <w:style w:type="paragraph" w:customStyle="1" w:styleId="TableHeader">
    <w:name w:val="Table Header"/>
    <w:basedOn w:val="Heading3"/>
    <w:next w:val="Heading3"/>
    <w:link w:val="TableHeaderChar"/>
    <w:qFormat/>
    <w:rsid w:val="00986CC1"/>
    <w:pPr>
      <w:autoSpaceDE w:val="0"/>
      <w:autoSpaceDN w:val="0"/>
      <w:outlineLvl w:val="9"/>
    </w:pPr>
    <w:rPr>
      <w:b w:val="0"/>
      <w:color w:val="DE2728" w:themeColor="text2" w:themeTint="E6"/>
      <w:sz w:val="20"/>
      <w:szCs w:val="20"/>
      <w:lang w:eastAsia="ja-JP"/>
    </w:rPr>
  </w:style>
  <w:style w:type="paragraph" w:styleId="BodyText3">
    <w:name w:val="Body Text 3"/>
    <w:basedOn w:val="Normal"/>
    <w:link w:val="BodyText3Char"/>
    <w:uiPriority w:val="99"/>
    <w:unhideWhenUsed/>
    <w:rsid w:val="00B3795A"/>
    <w:pPr>
      <w:keepNext/>
      <w:keepLines/>
      <w:ind w:left="1440"/>
    </w:pPr>
    <w:rPr>
      <w:rFonts w:ascii="Arial" w:hAnsi="Arial" w:cs="Arial"/>
      <w:color w:val="404040" w:themeColor="text1" w:themeTint="BF"/>
    </w:rPr>
  </w:style>
  <w:style w:type="character" w:customStyle="1" w:styleId="BodyText3Char">
    <w:name w:val="Body Text 3 Char"/>
    <w:basedOn w:val="DefaultParagraphFont"/>
    <w:link w:val="BodyText3"/>
    <w:uiPriority w:val="99"/>
    <w:rsid w:val="00B3795A"/>
    <w:rPr>
      <w:rFonts w:ascii="Arial" w:hAnsi="Arial" w:cs="Arial"/>
      <w:color w:val="404040" w:themeColor="text1" w:themeTint="BF"/>
      <w:szCs w:val="24"/>
    </w:rPr>
  </w:style>
  <w:style w:type="paragraph" w:styleId="Index3">
    <w:name w:val="index 3"/>
    <w:basedOn w:val="Normal"/>
    <w:next w:val="Normal"/>
    <w:autoRedefine/>
    <w:uiPriority w:val="99"/>
    <w:semiHidden/>
    <w:unhideWhenUsed/>
    <w:rsid w:val="002C476A"/>
    <w:pPr>
      <w:spacing w:after="0"/>
      <w:ind w:left="660" w:hanging="220"/>
    </w:pPr>
  </w:style>
  <w:style w:type="paragraph" w:styleId="NormalIndent">
    <w:name w:val="Normal Indent"/>
    <w:basedOn w:val="Normal"/>
    <w:uiPriority w:val="99"/>
    <w:semiHidden/>
    <w:unhideWhenUsed/>
    <w:rsid w:val="002C476A"/>
    <w:pPr>
      <w:ind w:left="720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2C476A"/>
    <w:pPr>
      <w:spacing w:after="0"/>
      <w:ind w:left="220" w:hanging="220"/>
    </w:p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C476A"/>
    <w:pPr>
      <w:spacing w:after="4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C476A"/>
    <w:rPr>
      <w:rFonts w:ascii="Helvetica Light" w:eastAsia="AvenirLTStd-Light" w:hAnsi="Helvetica Light" w:cs="Calibri"/>
      <w:color w:val="7F7F7F" w:themeColor="text1" w:themeTint="80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C476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C476A"/>
    <w:rPr>
      <w:rFonts w:ascii="Helvetica Light" w:hAnsi="Helvetica Light"/>
      <w:color w:val="7F7F7F" w:themeColor="text1" w:themeTint="80"/>
      <w:szCs w:val="24"/>
    </w:rPr>
  </w:style>
  <w:style w:type="paragraph" w:customStyle="1" w:styleId="TableStyle1Copy">
    <w:name w:val="Table Style 1 Copy"/>
    <w:basedOn w:val="TableData"/>
    <w:rsid w:val="008346C5"/>
    <w:pPr>
      <w:widowControl w:val="0"/>
      <w:autoSpaceDE w:val="0"/>
      <w:autoSpaceDN w:val="0"/>
      <w:spacing w:after="96"/>
      <w:jc w:val="center"/>
    </w:pPr>
    <w:rPr>
      <w:color w:val="010101" w:themeColor="text1"/>
      <w:sz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C476A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C476A"/>
    <w:rPr>
      <w:rFonts w:ascii="Helvetica Light" w:hAnsi="Helvetica Light"/>
      <w:color w:val="7F7F7F" w:themeColor="text1" w:themeTint="80"/>
      <w:sz w:val="16"/>
      <w:szCs w:val="16"/>
    </w:rPr>
  </w:style>
  <w:style w:type="paragraph" w:styleId="BodyText2">
    <w:name w:val="Body Text 2"/>
    <w:basedOn w:val="BodyText"/>
    <w:link w:val="BodyText2Char"/>
    <w:uiPriority w:val="99"/>
    <w:unhideWhenUsed/>
    <w:rsid w:val="002137AE"/>
    <w:pPr>
      <w:spacing w:afterLines="0" w:after="0"/>
    </w:pPr>
  </w:style>
  <w:style w:type="character" w:customStyle="1" w:styleId="BodyText2Char">
    <w:name w:val="Body Text 2 Char"/>
    <w:basedOn w:val="DefaultParagraphFont"/>
    <w:link w:val="BodyText2"/>
    <w:uiPriority w:val="99"/>
    <w:rsid w:val="002137AE"/>
    <w:rPr>
      <w:rFonts w:eastAsia="AvenirLTStd-Light" w:cs="Arial"/>
      <w:color w:val="404040" w:themeColor="text1" w:themeTint="BF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C476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C476A"/>
    <w:rPr>
      <w:rFonts w:ascii="Helvetica Light" w:hAnsi="Helvetica Light"/>
      <w:color w:val="7F7F7F" w:themeColor="text1" w:themeTint="80"/>
      <w:szCs w:val="24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612578"/>
    <w:pPr>
      <w:spacing w:after="0"/>
      <w:ind w:left="440" w:hanging="220"/>
    </w:pPr>
  </w:style>
  <w:style w:type="numbering" w:customStyle="1" w:styleId="StyleBulletedSymbolsymbolAutoLeft075Hanging025">
    <w:name w:val="Style Bulleted Symbol (symbol) Auto Left:  0.75&quot; Hanging:  0.25&quot;"/>
    <w:basedOn w:val="NoList"/>
    <w:rsid w:val="00FB7656"/>
    <w:pPr>
      <w:numPr>
        <w:numId w:val="5"/>
      </w:numPr>
    </w:pPr>
  </w:style>
  <w:style w:type="numbering" w:customStyle="1" w:styleId="StyleBulletedSymbolsymbolAutoLeft075Hanging0251">
    <w:name w:val="Style Bulleted Symbol (symbol) Auto Left:  0.75&quot; Hanging:  0.25&quot;1"/>
    <w:basedOn w:val="NoList"/>
    <w:rsid w:val="00FB7656"/>
    <w:pPr>
      <w:numPr>
        <w:numId w:val="6"/>
      </w:numPr>
    </w:pPr>
  </w:style>
  <w:style w:type="numbering" w:customStyle="1" w:styleId="StyleBulletedSymbolsymbolAutoLeft075Hanging0252">
    <w:name w:val="Style Bulleted Symbol (symbol) Auto Left:  0.75&quot; Hanging:  0.25&quot;2"/>
    <w:basedOn w:val="NoList"/>
    <w:rsid w:val="003974A9"/>
    <w:pPr>
      <w:numPr>
        <w:numId w:val="3"/>
      </w:numPr>
    </w:pPr>
  </w:style>
  <w:style w:type="numbering" w:customStyle="1" w:styleId="StyleBulletedSymbolsymbolAutoLeft075Hanging0253">
    <w:name w:val="Style Bulleted Symbol (symbol) Auto Left:  0.75&quot; Hanging:  0.25&quot;3"/>
    <w:basedOn w:val="NoList"/>
    <w:rsid w:val="003974A9"/>
    <w:pPr>
      <w:numPr>
        <w:numId w:val="4"/>
      </w:numPr>
    </w:pPr>
  </w:style>
  <w:style w:type="paragraph" w:customStyle="1" w:styleId="TableStyle1Headers">
    <w:name w:val="Table Style 1 Headers"/>
    <w:basedOn w:val="TableofAuthorities"/>
    <w:rsid w:val="002A133C"/>
    <w:pPr>
      <w:spacing w:after="96"/>
      <w:jc w:val="center"/>
    </w:pPr>
    <w:rPr>
      <w:rFonts w:asciiTheme="majorHAnsi" w:hAnsiTheme="majorHAnsi" w:cs="Arial"/>
      <w:b/>
    </w:rPr>
  </w:style>
  <w:style w:type="paragraph" w:customStyle="1" w:styleId="TableStyle2Header">
    <w:name w:val="Table Style 2 Header"/>
    <w:basedOn w:val="Normal"/>
    <w:rsid w:val="00F24090"/>
    <w:pPr>
      <w:widowControl w:val="0"/>
      <w:autoSpaceDE w:val="0"/>
      <w:autoSpaceDN w:val="0"/>
    </w:pPr>
    <w:rPr>
      <w:rFonts w:ascii="Arial" w:eastAsiaTheme="minorHAnsi" w:hAnsi="Arial" w:cs="Arial"/>
      <w:b/>
      <w:bCs/>
      <w:color w:val="404040" w:themeColor="text1" w:themeTint="BF"/>
      <w:sz w:val="24"/>
    </w:rPr>
  </w:style>
  <w:style w:type="paragraph" w:customStyle="1" w:styleId="TableStyle2Copy">
    <w:name w:val="Table Style 2 Copy"/>
    <w:basedOn w:val="Normal"/>
    <w:rsid w:val="0028323C"/>
    <w:pPr>
      <w:widowControl w:val="0"/>
      <w:autoSpaceDE w:val="0"/>
      <w:autoSpaceDN w:val="0"/>
    </w:pPr>
    <w:rPr>
      <w:rFonts w:eastAsiaTheme="minorHAnsi" w:cs="Arial"/>
      <w:color w:val="010101" w:themeColor="text1"/>
    </w:rPr>
  </w:style>
  <w:style w:type="paragraph" w:customStyle="1" w:styleId="TableStyle3Header">
    <w:name w:val="Table Style 3 Header"/>
    <w:basedOn w:val="Normal"/>
    <w:rsid w:val="00F24090"/>
    <w:pPr>
      <w:widowControl w:val="0"/>
      <w:autoSpaceDE w:val="0"/>
      <w:autoSpaceDN w:val="0"/>
      <w:jc w:val="center"/>
    </w:pPr>
    <w:rPr>
      <w:rFonts w:ascii="Arial" w:eastAsiaTheme="minorHAnsi" w:hAnsi="Arial" w:cs="Arial"/>
      <w:b/>
      <w:bCs/>
      <w:color w:val="404040" w:themeColor="text1" w:themeTint="BF"/>
    </w:rPr>
  </w:style>
  <w:style w:type="paragraph" w:customStyle="1" w:styleId="TableStyle3Copy">
    <w:name w:val="Table Style 3 Copy"/>
    <w:basedOn w:val="Normal"/>
    <w:rsid w:val="0028323C"/>
    <w:pPr>
      <w:widowControl w:val="0"/>
      <w:autoSpaceDE w:val="0"/>
      <w:autoSpaceDN w:val="0"/>
      <w:jc w:val="center"/>
    </w:pPr>
    <w:rPr>
      <w:rFonts w:eastAsiaTheme="minorHAnsi" w:cs="Arial"/>
      <w:color w:val="010101" w:themeColor="text1"/>
    </w:rPr>
  </w:style>
  <w:style w:type="paragraph" w:customStyle="1" w:styleId="TableStyle4Header">
    <w:name w:val="Table Style 4 Header"/>
    <w:basedOn w:val="Normal"/>
    <w:rsid w:val="00F24090"/>
    <w:pPr>
      <w:widowControl w:val="0"/>
      <w:autoSpaceDE w:val="0"/>
      <w:autoSpaceDN w:val="0"/>
    </w:pPr>
    <w:rPr>
      <w:rFonts w:ascii="Arial" w:eastAsiaTheme="minorHAnsi" w:hAnsi="Arial" w:cs="Arial"/>
      <w:b/>
      <w:bCs/>
      <w:color w:val="404040" w:themeColor="text1" w:themeTint="BF"/>
      <w:sz w:val="24"/>
    </w:rPr>
  </w:style>
  <w:style w:type="paragraph" w:customStyle="1" w:styleId="TableStyle4Copy">
    <w:name w:val="Table Style 4 Copy"/>
    <w:basedOn w:val="Normal"/>
    <w:rsid w:val="008346C5"/>
    <w:pPr>
      <w:widowControl w:val="0"/>
      <w:autoSpaceDE w:val="0"/>
      <w:autoSpaceDN w:val="0"/>
    </w:pPr>
    <w:rPr>
      <w:rFonts w:eastAsiaTheme="minorHAnsi" w:cs="Arial"/>
      <w:color w:val="010101" w:themeColor="text1"/>
    </w:rPr>
  </w:style>
  <w:style w:type="paragraph" w:styleId="Header">
    <w:name w:val="header"/>
    <w:basedOn w:val="Normal"/>
    <w:link w:val="HeaderChar"/>
    <w:uiPriority w:val="99"/>
    <w:unhideWhenUsed/>
    <w:rsid w:val="0049011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90110"/>
    <w:rPr>
      <w:rFonts w:ascii="Helvetica Light" w:hAnsi="Helvetica Light"/>
      <w:color w:val="7F7F7F" w:themeColor="text1" w:themeTint="80"/>
      <w:szCs w:val="24"/>
    </w:rPr>
  </w:style>
  <w:style w:type="paragraph" w:styleId="Footer">
    <w:name w:val="footer"/>
    <w:basedOn w:val="Normal"/>
    <w:link w:val="FooterChar"/>
    <w:uiPriority w:val="99"/>
    <w:unhideWhenUsed/>
    <w:rsid w:val="0049011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90110"/>
    <w:rPr>
      <w:rFonts w:ascii="Helvetica Light" w:hAnsi="Helvetica Light"/>
      <w:color w:val="7F7F7F" w:themeColor="text1" w:themeTint="80"/>
      <w:szCs w:val="24"/>
    </w:rPr>
  </w:style>
  <w:style w:type="character" w:customStyle="1" w:styleId="ListParagraphChar">
    <w:name w:val="List Paragraph Char"/>
    <w:aliases w:val="lp1 Char,Bulleted Lists Char,Numbered Paragraph Char,XD List Paragraph Char,Bullets Char,Ref Char,Use Case List Paragraph Char,List Paragraph1 Char,Bullet List Paragraph Char,Figure_name Char,Sub bullet Char,Bullet 1 Char,b1 Char"/>
    <w:basedOn w:val="DefaultParagraphFont"/>
    <w:link w:val="ListParagraph"/>
    <w:uiPriority w:val="34"/>
    <w:locked/>
    <w:rsid w:val="00F91F34"/>
    <w:rPr>
      <w:color w:val="010101" w:themeColor="text1"/>
    </w:rPr>
  </w:style>
  <w:style w:type="paragraph" w:styleId="ListParagraph">
    <w:name w:val="List Paragraph"/>
    <w:aliases w:val="lp1,Bulleted Lists,Numbered Paragraph,XD List Paragraph,Bullets,Ref,Use Case List Paragraph,List Paragraph1,Bullet List Paragraph,Figure_name,Sub bullet,Bullet 1,Heading2,b1,Bullet for no #'s,Body Bullet,Roman List 1,Numbered,Bullet Numbe"/>
    <w:basedOn w:val="Normal"/>
    <w:link w:val="ListParagraphChar"/>
    <w:uiPriority w:val="34"/>
    <w:qFormat/>
    <w:rsid w:val="00F91F34"/>
    <w:pPr>
      <w:numPr>
        <w:numId w:val="2"/>
      </w:numPr>
      <w:spacing w:afterLines="0" w:after="0"/>
    </w:pPr>
    <w:rPr>
      <w:color w:val="010101" w:themeColor="text1"/>
      <w:szCs w:val="22"/>
    </w:rPr>
  </w:style>
  <w:style w:type="character" w:customStyle="1" w:styleId="TableHeaderChar">
    <w:name w:val="Table Header Char"/>
    <w:basedOn w:val="DefaultParagraphFont"/>
    <w:link w:val="TableHeader"/>
    <w:locked/>
    <w:rsid w:val="00061135"/>
    <w:rPr>
      <w:rFonts w:asciiTheme="majorHAnsi" w:eastAsiaTheme="majorEastAsia" w:hAnsiTheme="majorHAnsi" w:cs="Arial"/>
      <w:b/>
      <w:color w:val="DE2728" w:themeColor="text2" w:themeTint="E6"/>
      <w:sz w:val="20"/>
      <w:szCs w:val="20"/>
      <w:lang w:eastAsia="ja-JP"/>
    </w:rPr>
  </w:style>
  <w:style w:type="paragraph" w:styleId="NormalWeb">
    <w:name w:val="Normal (Web)"/>
    <w:basedOn w:val="Normal"/>
    <w:uiPriority w:val="99"/>
    <w:unhideWhenUsed/>
    <w:rsid w:val="00EF6E52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</w:rPr>
  </w:style>
  <w:style w:type="character" w:styleId="UnresolvedMention">
    <w:name w:val="Unresolved Mention"/>
    <w:basedOn w:val="DefaultParagraphFont"/>
    <w:uiPriority w:val="99"/>
    <w:unhideWhenUsed/>
    <w:rsid w:val="00ED4A60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F60D80"/>
  </w:style>
  <w:style w:type="character" w:customStyle="1" w:styleId="eop">
    <w:name w:val="eop"/>
    <w:basedOn w:val="DefaultParagraphFont"/>
    <w:rsid w:val="00F60D80"/>
  </w:style>
  <w:style w:type="character" w:styleId="CommentReference">
    <w:name w:val="annotation reference"/>
    <w:basedOn w:val="DefaultParagraphFont"/>
    <w:uiPriority w:val="99"/>
    <w:semiHidden/>
    <w:unhideWhenUsed/>
    <w:rsid w:val="00355F80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5F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5F80"/>
    <w:rPr>
      <w:rFonts w:ascii="Helvetica Light" w:hAnsi="Helvetica Light"/>
      <w:b/>
      <w:bCs/>
      <w:color w:val="7F7F7F" w:themeColor="text1" w:themeTint="80"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6D347F"/>
    <w:rPr>
      <w:color w:val="2B579A"/>
      <w:shd w:val="clear" w:color="auto" w:fill="E1DFDD"/>
    </w:rPr>
  </w:style>
  <w:style w:type="paragraph" w:customStyle="1" w:styleId="TableText">
    <w:name w:val="Table Text"/>
    <w:basedOn w:val="Normal"/>
    <w:qFormat/>
    <w:rsid w:val="00571C85"/>
    <w:pPr>
      <w:spacing w:before="40"/>
    </w:pPr>
    <w:rPr>
      <w:rFonts w:ascii="Arial Narrow" w:eastAsia="Times New Roman" w:hAnsi="Arial Narrow" w:cs="Times New Roman"/>
      <w:sz w:val="18"/>
      <w:szCs w:val="18"/>
    </w:rPr>
  </w:style>
  <w:style w:type="paragraph" w:styleId="Revision">
    <w:name w:val="Revision"/>
    <w:hidden/>
    <w:uiPriority w:val="99"/>
    <w:semiHidden/>
    <w:rsid w:val="00571C85"/>
    <w:pPr>
      <w:spacing w:after="0" w:line="240" w:lineRule="auto"/>
    </w:pPr>
    <w:rPr>
      <w:color w:val="7F7F7F" w:themeColor="text1" w:themeTint="80"/>
      <w:szCs w:val="24"/>
    </w:rPr>
  </w:style>
  <w:style w:type="paragraph" w:customStyle="1" w:styleId="IndentedNormal">
    <w:name w:val="Indented Normal"/>
    <w:basedOn w:val="Normal"/>
    <w:link w:val="IndentedNormalChar"/>
    <w:qFormat/>
    <w:rsid w:val="00451C51"/>
    <w:pPr>
      <w:spacing w:after="0"/>
      <w:ind w:left="360"/>
    </w:pPr>
    <w:rPr>
      <w:rFonts w:eastAsia="Times New Roman" w:cs="Times New Roman"/>
      <w:color w:val="auto"/>
      <w:sz w:val="20"/>
    </w:rPr>
  </w:style>
  <w:style w:type="character" w:customStyle="1" w:styleId="IndentedNormalChar">
    <w:name w:val="Indented Normal Char"/>
    <w:basedOn w:val="DefaultParagraphFont"/>
    <w:link w:val="IndentedNormal"/>
    <w:rsid w:val="00451C51"/>
    <w:rPr>
      <w:rFonts w:eastAsia="Times New Roman" w:cs="Times New Roman"/>
      <w:sz w:val="20"/>
      <w:szCs w:val="24"/>
    </w:rPr>
  </w:style>
  <w:style w:type="character" w:customStyle="1" w:styleId="cf01">
    <w:name w:val="cf01"/>
    <w:basedOn w:val="DefaultParagraphFont"/>
    <w:rsid w:val="00D956FE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083E90"/>
    <w:pPr>
      <w:spacing w:before="100" w:beforeAutospacing="1" w:after="100" w:afterAutospacing="1"/>
      <w:ind w:left="360"/>
    </w:pPr>
    <w:rPr>
      <w:rFonts w:ascii="Times New Roman" w:eastAsia="Times New Roman" w:hAnsi="Times New Roman" w:cs="Times New Roman"/>
      <w:color w:val="auto"/>
      <w:sz w:val="24"/>
    </w:rPr>
  </w:style>
  <w:style w:type="paragraph" w:customStyle="1" w:styleId="SubBullets">
    <w:name w:val="Sub Bullets"/>
    <w:basedOn w:val="ListParagraph"/>
    <w:rsid w:val="00C6701D"/>
    <w:pPr>
      <w:numPr>
        <w:numId w:val="7"/>
      </w:numPr>
      <w:ind w:left="1080"/>
    </w:pPr>
    <w:rPr>
      <w:color w:val="auto"/>
    </w:rPr>
  </w:style>
  <w:style w:type="paragraph" w:styleId="Subtitle">
    <w:name w:val="Subtitle"/>
    <w:basedOn w:val="Normal"/>
    <w:next w:val="Normal"/>
    <w:link w:val="SubtitleChar"/>
    <w:uiPriority w:val="11"/>
    <w:rsid w:val="00F208E3"/>
    <w:pPr>
      <w:numPr>
        <w:ilvl w:val="1"/>
      </w:numPr>
      <w:spacing w:after="160"/>
    </w:pPr>
    <w:rPr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208E3"/>
    <w:rPr>
      <w:color w:val="5A5A5A" w:themeColor="text1" w:themeTint="A5"/>
      <w:spacing w:val="15"/>
    </w:rPr>
  </w:style>
  <w:style w:type="character" w:styleId="FollowedHyperlink">
    <w:name w:val="FollowedHyperlink"/>
    <w:basedOn w:val="DefaultParagraphFont"/>
    <w:uiPriority w:val="99"/>
    <w:semiHidden/>
    <w:unhideWhenUsed/>
    <w:rsid w:val="008346C5"/>
    <w:rPr>
      <w:color w:val="8D0E11" w:themeColor="followedHyperlink"/>
      <w:u w:val="single"/>
    </w:rPr>
  </w:style>
  <w:style w:type="paragraph" w:customStyle="1" w:styleId="02Sub-Title">
    <w:name w:val="02. Sub-Title"/>
    <w:basedOn w:val="BodyText"/>
    <w:qFormat/>
    <w:rsid w:val="008346C5"/>
    <w:pPr>
      <w:ind w:left="1530" w:hanging="90"/>
    </w:pPr>
    <w:rPr>
      <w:rFonts w:asciiTheme="majorHAnsi" w:hAnsiTheme="majorHAnsi"/>
      <w:b/>
      <w:bCs/>
      <w:sz w:val="36"/>
      <w:szCs w:val="36"/>
    </w:rPr>
  </w:style>
  <w:style w:type="paragraph" w:customStyle="1" w:styleId="03Header1">
    <w:name w:val="03. Header 1"/>
    <w:basedOn w:val="Heading1"/>
    <w:qFormat/>
    <w:rsid w:val="009E6DE4"/>
  </w:style>
  <w:style w:type="paragraph" w:customStyle="1" w:styleId="04Header2">
    <w:name w:val="04. Header 2"/>
    <w:basedOn w:val="Heading2"/>
    <w:qFormat/>
    <w:rsid w:val="009E6DE4"/>
  </w:style>
  <w:style w:type="paragraph" w:customStyle="1" w:styleId="05Header3">
    <w:name w:val="05. Header 3"/>
    <w:basedOn w:val="Heading3"/>
    <w:qFormat/>
    <w:rsid w:val="0071548F"/>
    <w:pPr>
      <w:ind w:left="0"/>
    </w:pPr>
  </w:style>
  <w:style w:type="paragraph" w:customStyle="1" w:styleId="06Heading4">
    <w:name w:val="06. Heading 4"/>
    <w:basedOn w:val="Heading4"/>
    <w:qFormat/>
    <w:rsid w:val="004451EC"/>
  </w:style>
  <w:style w:type="paragraph" w:customStyle="1" w:styleId="07Heading5">
    <w:name w:val="07. Heading 5"/>
    <w:basedOn w:val="Heading5"/>
    <w:qFormat/>
    <w:rsid w:val="004451EC"/>
  </w:style>
  <w:style w:type="paragraph" w:customStyle="1" w:styleId="08Heading6">
    <w:name w:val="08. Heading 6"/>
    <w:basedOn w:val="Heading6"/>
    <w:qFormat/>
    <w:rsid w:val="00261775"/>
    <w:pPr>
      <w:ind w:left="90"/>
    </w:pPr>
  </w:style>
  <w:style w:type="paragraph" w:customStyle="1" w:styleId="09BodyCopy">
    <w:name w:val="09. Body Copy"/>
    <w:basedOn w:val="BodyText"/>
    <w:qFormat/>
    <w:rsid w:val="00FC3936"/>
    <w:pPr>
      <w:ind w:left="0"/>
    </w:pPr>
    <w:rPr>
      <w:sz w:val="20"/>
      <w:szCs w:val="20"/>
    </w:rPr>
  </w:style>
  <w:style w:type="paragraph" w:customStyle="1" w:styleId="10IndentedBodyCopy">
    <w:name w:val="10. Indented Body Copy"/>
    <w:basedOn w:val="BodyText2"/>
    <w:qFormat/>
    <w:rsid w:val="00E920DD"/>
    <w:pPr>
      <w:ind w:left="990"/>
    </w:pPr>
  </w:style>
  <w:style w:type="paragraph" w:customStyle="1" w:styleId="11Indented2xBodyCopy">
    <w:name w:val="11. Indented 2x Body Copy"/>
    <w:basedOn w:val="BodyText3"/>
    <w:qFormat/>
    <w:rsid w:val="00E920DD"/>
    <w:pPr>
      <w:ind w:left="1620"/>
    </w:pPr>
    <w:rPr>
      <w:rFonts w:asciiTheme="minorHAnsi" w:hAnsiTheme="minorHAnsi"/>
    </w:rPr>
  </w:style>
  <w:style w:type="paragraph" w:customStyle="1" w:styleId="12Bullets">
    <w:name w:val="12. Bullets"/>
    <w:basedOn w:val="ListParagraph"/>
    <w:qFormat/>
    <w:rsid w:val="0027101A"/>
  </w:style>
  <w:style w:type="paragraph" w:customStyle="1" w:styleId="13NumberedList">
    <w:name w:val="13. Numbered List"/>
    <w:basedOn w:val="ListParagraph"/>
    <w:qFormat/>
    <w:rsid w:val="0027101A"/>
    <w:pPr>
      <w:numPr>
        <w:numId w:val="8"/>
      </w:numPr>
      <w:ind w:left="900"/>
    </w:pPr>
  </w:style>
  <w:style w:type="paragraph" w:customStyle="1" w:styleId="121Bullets2">
    <w:name w:val="12.1 Bullets 2"/>
    <w:basedOn w:val="ListBullet2"/>
    <w:qFormat/>
    <w:rsid w:val="0027101A"/>
    <w:pPr>
      <w:numPr>
        <w:numId w:val="9"/>
      </w:numPr>
      <w:spacing w:afterLines="0" w:after="40" w:line="240" w:lineRule="auto"/>
      <w:ind w:left="1260" w:hanging="270"/>
      <w:contextualSpacing w:val="0"/>
    </w:pPr>
    <w:rPr>
      <w:rFonts w:asciiTheme="minorHAnsi" w:hAnsiTheme="minorHAnsi"/>
    </w:rPr>
  </w:style>
  <w:style w:type="paragraph" w:customStyle="1" w:styleId="122Bullets3">
    <w:name w:val="12.2 Bullets 3"/>
    <w:basedOn w:val="ListBullet3"/>
    <w:qFormat/>
    <w:rsid w:val="0027101A"/>
    <w:pPr>
      <w:numPr>
        <w:numId w:val="10"/>
      </w:numPr>
      <w:spacing w:afterLines="0" w:after="40" w:line="240" w:lineRule="auto"/>
      <w:ind w:left="2160"/>
      <w:contextualSpacing w:val="0"/>
    </w:pPr>
    <w:rPr>
      <w:rFonts w:asciiTheme="minorHAnsi" w:hAnsiTheme="minorHAnsi"/>
    </w:rPr>
  </w:style>
  <w:style w:type="paragraph" w:customStyle="1" w:styleId="14TableHeader">
    <w:name w:val="14. Table Header"/>
    <w:basedOn w:val="TableStyle1Headers"/>
    <w:qFormat/>
    <w:rsid w:val="0027101A"/>
    <w:pPr>
      <w:spacing w:afterLines="0" w:after="0" w:line="240" w:lineRule="auto"/>
    </w:pPr>
  </w:style>
  <w:style w:type="paragraph" w:customStyle="1" w:styleId="15TableContent">
    <w:name w:val="15. Table Content"/>
    <w:basedOn w:val="TableStyle1Copy"/>
    <w:qFormat/>
    <w:rsid w:val="0027101A"/>
    <w:pPr>
      <w:jc w:val="left"/>
    </w:pPr>
    <w:rPr>
      <w:rFonts w:asciiTheme="minorHAnsi" w:hAnsiTheme="minorHAnsi"/>
      <w:b w:val="0"/>
      <w:bCs w:val="0"/>
    </w:rPr>
  </w:style>
  <w:style w:type="paragraph" w:customStyle="1" w:styleId="091Hyperlink">
    <w:name w:val="09.1 Hyperlink"/>
    <w:basedOn w:val="09BodyCopy"/>
    <w:qFormat/>
    <w:rsid w:val="009A1A94"/>
    <w:rPr>
      <w:b/>
      <w:bCs/>
    </w:rPr>
  </w:style>
  <w:style w:type="paragraph" w:styleId="List3">
    <w:name w:val="List 3"/>
    <w:basedOn w:val="Footer"/>
    <w:rsid w:val="0071548F"/>
    <w:pPr>
      <w:numPr>
        <w:numId w:val="11"/>
      </w:numPr>
      <w:tabs>
        <w:tab w:val="clear" w:pos="4680"/>
        <w:tab w:val="clear" w:pos="9360"/>
      </w:tabs>
      <w:spacing w:before="60" w:afterLines="0" w:after="60" w:line="240" w:lineRule="auto"/>
      <w:contextualSpacing w:val="0"/>
    </w:pPr>
    <w:rPr>
      <w:rFonts w:ascii="Lato" w:eastAsia="Times New Roman" w:hAnsi="Lato" w:cs="Arial"/>
      <w:sz w:val="18"/>
      <w:szCs w:val="18"/>
    </w:rPr>
  </w:style>
  <w:style w:type="paragraph" w:customStyle="1" w:styleId="Italics">
    <w:name w:val="Italics"/>
    <w:basedOn w:val="List3"/>
    <w:qFormat/>
    <w:rsid w:val="00261775"/>
    <w:pPr>
      <w:numPr>
        <w:numId w:val="0"/>
      </w:numPr>
    </w:pPr>
    <w:rPr>
      <w:i/>
    </w:rPr>
  </w:style>
  <w:style w:type="paragraph" w:customStyle="1" w:styleId="Employer">
    <w:name w:val="Employer"/>
    <w:basedOn w:val="Normal"/>
    <w:qFormat/>
    <w:rsid w:val="00FC3936"/>
    <w:pPr>
      <w:spacing w:afterLines="0" w:after="0" w:line="240" w:lineRule="auto"/>
      <w:contextualSpacing w:val="0"/>
    </w:pPr>
    <w:rPr>
      <w:rFonts w:ascii="Lato Black" w:eastAsia="Times New Roman" w:hAnsi="Lato Black" w:cs="Arial"/>
      <w:color w:val="auto"/>
      <w:sz w:val="20"/>
      <w:szCs w:val="22"/>
    </w:rPr>
  </w:style>
  <w:style w:type="paragraph" w:styleId="Title">
    <w:name w:val="Title"/>
    <w:basedOn w:val="Normal"/>
    <w:next w:val="Normal"/>
    <w:link w:val="TitleChar"/>
    <w:qFormat/>
    <w:rsid w:val="00FC3936"/>
    <w:pPr>
      <w:spacing w:afterLines="0" w:after="0" w:line="240" w:lineRule="auto"/>
      <w:contextualSpacing w:val="0"/>
    </w:pPr>
    <w:rPr>
      <w:rFonts w:ascii="Lato" w:eastAsia="Times New Roman" w:hAnsi="Lato" w:cs="Arial"/>
      <w:color w:val="auto"/>
      <w:sz w:val="20"/>
      <w:szCs w:val="18"/>
    </w:rPr>
  </w:style>
  <w:style w:type="character" w:customStyle="1" w:styleId="TitleChar">
    <w:name w:val="Title Char"/>
    <w:basedOn w:val="DefaultParagraphFont"/>
    <w:link w:val="Title"/>
    <w:rsid w:val="00FC3936"/>
    <w:rPr>
      <w:rFonts w:ascii="Lato" w:eastAsia="Times New Roman" w:hAnsi="Lato" w:cs="Arial"/>
      <w:sz w:val="20"/>
      <w:szCs w:val="18"/>
    </w:rPr>
  </w:style>
  <w:style w:type="character" w:styleId="Strong">
    <w:name w:val="Strong"/>
    <w:basedOn w:val="DefaultParagraphFont"/>
    <w:uiPriority w:val="22"/>
    <w:qFormat/>
    <w:rsid w:val="005362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570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4287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3976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4376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16497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87069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6676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21827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49107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2081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4697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6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11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220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1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90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2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51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3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7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45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641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5748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5850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7163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1436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3943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1211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5124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3235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8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0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1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0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9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5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8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0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4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8329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592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5953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24944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19686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4564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05968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2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0393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79767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6261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635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605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1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57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29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94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445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4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35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1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97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8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45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37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8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3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1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7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37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77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535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8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65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5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58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67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68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8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34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93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46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25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9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3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9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91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89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80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7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98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73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63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55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12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8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14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2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87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77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97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44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74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64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6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58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05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76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2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00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5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5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50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8340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47038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84774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6265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565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5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90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87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8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00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61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96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89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65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6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83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17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4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5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75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9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6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7078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8363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6619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049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3104">
          <w:marLeft w:val="331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2877">
          <w:marLeft w:val="331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30844">
          <w:marLeft w:val="331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90809">
          <w:marLeft w:val="331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4695">
          <w:marLeft w:val="331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5992">
          <w:marLeft w:val="331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41788">
          <w:marLeft w:val="331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8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836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51008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00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4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0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92638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65659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0776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5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703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65145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98519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7340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431903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40757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07894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260392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29827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59860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75942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75062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5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869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985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7769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166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0151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7148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4111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648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654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603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1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5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5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3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6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8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3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13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5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59745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64064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66422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4956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2395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38234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1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22379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905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77988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2716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60331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11682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69687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6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0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4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12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88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6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1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28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3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1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76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303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0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66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93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6957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9070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92104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0969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4415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25809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26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88164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42169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061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25388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8708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28597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2338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8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43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95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06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34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17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63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43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26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04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8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19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87188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49410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22782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527758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94362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6343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734007">
          <w:marLeft w:val="1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0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416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600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6552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8790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121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1108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101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420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971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262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298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6843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7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5548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0793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8297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7177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9027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3068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3046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767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77199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25743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2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3393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1548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83397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96165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632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3300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5515">
          <w:marLeft w:val="53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4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von.dale\Downloads\2024_Perficient%20RFP%20Response%20Template_DD.dotx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F15676CD-602A-48FA-B0FD-43A116351AB7}">
    <t:Anchor>
      <t:Comment id="1436459213"/>
    </t:Anchor>
    <t:History>
      <t:Event id="{82FE36D6-D68C-4A72-9E5E-7AB182DC4FB3}" time="2021-10-20T11:45:36.156Z">
        <t:Attribution userId="S::erin.rushman@perficient.com::8b519242-8fa0-4762-b025-4c7d64c00d7a" userProvider="AD" userName="Erin Rushman"/>
        <t:Anchor>
          <t:Comment id="1436459213"/>
        </t:Anchor>
        <t:Create/>
      </t:Event>
      <t:Event id="{0D710E39-9A57-4783-8D46-024C7A671467}" time="2021-10-20T11:45:36.156Z">
        <t:Attribution userId="S::erin.rushman@perficient.com::8b519242-8fa0-4762-b025-4c7d64c00d7a" userProvider="AD" userName="Erin Rushman"/>
        <t:Anchor>
          <t:Comment id="1436459213"/>
        </t:Anchor>
        <t:Assign userId="S::Tyson.Damman@perficient.com::9f18d185-7112-45ce-9207-250c2683dcc6" userProvider="AD" userName="Tyson Damman"/>
      </t:Event>
      <t:Event id="{00316F7F-B906-44D4-8F7D-2134DEC3D0A4}" time="2021-10-20T11:45:36.156Z">
        <t:Attribution userId="S::erin.rushman@perficient.com::8b519242-8fa0-4762-b025-4c7d64c00d7a" userProvider="AD" userName="Erin Rushman"/>
        <t:Anchor>
          <t:Comment id="1436459213"/>
        </t:Anchor>
        <t:SetTitle title="@Tyson Damman how many workshops total"/>
      </t:Event>
    </t:History>
  </t:Task>
  <t:Task id="{FA24F5D2-40D6-4B57-AD80-8B79A0A5BC05}">
    <t:Anchor>
      <t:Comment id="145410568"/>
    </t:Anchor>
    <t:History>
      <t:Event id="{35253074-AC8F-4D35-8D06-101326853D83}" time="2021-10-20T12:36:51.625Z">
        <t:Attribution userId="S::jody.payne@perficient.com::599f9600-92a9-4386-baf0-88fcb7356f8f" userProvider="AD" userName="Jody Payne"/>
        <t:Anchor>
          <t:Comment id="145410568"/>
        </t:Anchor>
        <t:Create/>
      </t:Event>
      <t:Event id="{F1050BFD-92F1-44C5-B0AE-AC3A5A38B038}" time="2021-10-20T12:36:51.625Z">
        <t:Attribution userId="S::jody.payne@perficient.com::599f9600-92a9-4386-baf0-88fcb7356f8f" userProvider="AD" userName="Jody Payne"/>
        <t:Anchor>
          <t:Comment id="145410568"/>
        </t:Anchor>
        <t:Assign userId="S::Namit.Joshi@perficient.com::b3e3fc5c-079f-40ee-affe-78584e89e83a" userProvider="AD" userName="Namit Joshi"/>
      </t:Event>
      <t:Event id="{2F31FA3F-9464-4FE4-BCB4-29C8748DE1DE}" time="2021-10-20T12:36:51.625Z">
        <t:Attribution userId="S::jody.payne@perficient.com::599f9600-92a9-4386-baf0-88fcb7356f8f" userProvider="AD" userName="Jody Payne"/>
        <t:Anchor>
          <t:Comment id="145410568"/>
        </t:Anchor>
        <t:SetTitle title="@Namit Joshi some of these rates are not matching the core estimate sheet. PM should be $185. VD should be $60."/>
      </t:Event>
    </t:History>
  </t:Task>
  <t:Task id="{044BC018-C78D-4F31-9859-2FE0477593A8}">
    <t:Anchor>
      <t:Comment id="1660111708"/>
    </t:Anchor>
    <t:History>
      <t:Event id="{F02AE2C4-927E-4D97-A2A0-4676AB0B6551}" time="2021-10-26T16:16:58.964Z">
        <t:Attribution userId="S::jody.payne@perficient.com::599f9600-92a9-4386-baf0-88fcb7356f8f" userProvider="AD" userName="Jody Payne"/>
        <t:Anchor>
          <t:Comment id="1660111708"/>
        </t:Anchor>
        <t:Create/>
      </t:Event>
      <t:Event id="{83C02598-1C0C-446C-8B42-FA539871FA36}" time="2021-10-26T16:16:58.964Z">
        <t:Attribution userId="S::jody.payne@perficient.com::599f9600-92a9-4386-baf0-88fcb7356f8f" userProvider="AD" userName="Jody Payne"/>
        <t:Anchor>
          <t:Comment id="1660111708"/>
        </t:Anchor>
        <t:Assign userId="S::Alicia.Heaton@perficient.com::c60c9402-7454-46ca-8c75-379ed9cc4a80" userProvider="AD" userName="Alicia Heaton"/>
      </t:Event>
      <t:Event id="{4BC678D9-8602-4EF7-99B8-0BAEB9F38C48}" time="2021-10-26T16:16:58.964Z">
        <t:Attribution userId="S::jody.payne@perficient.com::599f9600-92a9-4386-baf0-88fcb7356f8f" userProvider="AD" userName="Jody Payne"/>
        <t:Anchor>
          <t:Comment id="1660111708"/>
        </t:Anchor>
        <t:SetTitle title="@Alicia Heaton please add details on roles per phase."/>
      </t:Event>
    </t:History>
  </t:Task>
  <t:Task id="{C332B682-F7C7-48AE-B7CF-E4B8144942B5}">
    <t:Anchor>
      <t:Comment id="737160981"/>
    </t:Anchor>
    <t:History>
      <t:Event id="{0F056DAE-CF65-4663-A84C-DA50D00CD9ED}" time="2021-10-25T23:13:46.549Z">
        <t:Attribution userId="S::jody.payne@perficient.com::599f9600-92a9-4386-baf0-88fcb7356f8f" userProvider="AD" userName="Jody Payne"/>
        <t:Anchor>
          <t:Comment id="737160981"/>
        </t:Anchor>
        <t:Create/>
      </t:Event>
      <t:Event id="{5753A81A-B351-4712-80D5-1A6571287517}" time="2021-10-25T23:13:46.549Z">
        <t:Attribution userId="S::jody.payne@perficient.com::599f9600-92a9-4386-baf0-88fcb7356f8f" userProvider="AD" userName="Jody Payne"/>
        <t:Anchor>
          <t:Comment id="737160981"/>
        </t:Anchor>
        <t:Assign userId="S::Tyson.Damman@perficient.com::9f18d185-7112-45ce-9207-250c2683dcc6" userProvider="AD" userName="Tyson Damman"/>
      </t:Event>
      <t:Event id="{A488086C-9960-46B4-A94F-B58840593B2D}" time="2021-10-25T23:13:46.549Z">
        <t:Attribution userId="S::jody.payne@perficient.com::599f9600-92a9-4386-baf0-88fcb7356f8f" userProvider="AD" userName="Jody Payne"/>
        <t:Anchor>
          <t:Comment id="737160981"/>
        </t:Anchor>
        <t:SetTitle title="@Tyson Damman we moved this up to be under Functional to be the very first phase we work on. It looked lost down here. Take a look"/>
      </t:Event>
    </t:History>
  </t:Task>
  <t:Task id="{F2C19C92-265F-4F6B-86ED-92A6B51A4940}">
    <t:Anchor>
      <t:Comment id="354045742"/>
    </t:Anchor>
    <t:History>
      <t:Event id="{72B0C8B3-2539-495E-87E9-F4EC7A563029}" time="2021-10-20T00:32:11.137Z">
        <t:Attribution userId="S::namit.joshi@perficient.com::b3e3fc5c-079f-40ee-affe-78584e89e83a" userProvider="AD" userName="Namit Joshi"/>
        <t:Anchor>
          <t:Comment id="354045742"/>
        </t:Anchor>
        <t:Create/>
      </t:Event>
      <t:Event id="{A93CCABE-67B2-4DF1-B9A6-23664745F093}" time="2021-10-20T00:32:11.137Z">
        <t:Attribution userId="S::namit.joshi@perficient.com::b3e3fc5c-079f-40ee-affe-78584e89e83a" userProvider="AD" userName="Namit Joshi"/>
        <t:Anchor>
          <t:Comment id="354045742"/>
        </t:Anchor>
        <t:Assign userId="S::Alicia.Heaton@perficient.com::c60c9402-7454-46ca-8c75-379ed9cc4a80" userProvider="AD" userName="Alicia Heaton"/>
      </t:Event>
      <t:Event id="{E70E80E1-A56C-42BC-9200-C56D931D6943}" time="2021-10-20T00:32:11.137Z">
        <t:Attribution userId="S::namit.joshi@perficient.com::b3e3fc5c-079f-40ee-affe-78584e89e83a" userProvider="AD" userName="Namit Joshi"/>
        <t:Anchor>
          <t:Comment id="354045742"/>
        </t:Anchor>
        <t:SetTitle title="@Alicia Heaton Do we need to produce a core team structure for post go-live support"/>
      </t:Event>
    </t:History>
  </t:Task>
  <t:Task id="{36F5DC88-0581-4393-BB9C-5B28ABF0DD9F}">
    <t:Anchor>
      <t:Comment id="1156295602"/>
    </t:Anchor>
    <t:History>
      <t:Event id="{87E51C37-FBEC-41F1-84DC-09B5F0F1C5A5}" time="2021-10-20T12:34:36.124Z">
        <t:Attribution userId="S::jody.payne@perficient.com::599f9600-92a9-4386-baf0-88fcb7356f8f" userProvider="AD" userName="Jody Payne"/>
        <t:Anchor>
          <t:Comment id="1156295602"/>
        </t:Anchor>
        <t:Create/>
      </t:Event>
      <t:Event id="{4666406B-8F38-4480-AF5A-87B0415B241A}" time="2021-10-20T12:34:36.124Z">
        <t:Attribution userId="S::jody.payne@perficient.com::599f9600-92a9-4386-baf0-88fcb7356f8f" userProvider="AD" userName="Jody Payne"/>
        <t:Anchor>
          <t:Comment id="1156295602"/>
        </t:Anchor>
        <t:Assign userId="S::Tyson.Damman@perficient.com::9f18d185-7112-45ce-9207-250c2683dcc6" userProvider="AD" userName="Tyson Damman"/>
      </t:Event>
      <t:Event id="{7FC93E5E-F7DD-4D7A-A2E7-013EDFA3D948}" time="2021-10-20T12:34:36.124Z">
        <t:Attribution userId="S::jody.payne@perficient.com::599f9600-92a9-4386-baf0-88fcb7356f8f" userProvider="AD" userName="Jody Payne"/>
        <t:Anchor>
          <t:Comment id="1156295602"/>
        </t:Anchor>
        <t:SetTitle title="@Tyson Damman are we doing any user flows? or will the journey map cover that?"/>
      </t:Event>
    </t:History>
  </t:Task>
  <t:Task id="{68F5A412-C506-459E-9764-62707AFAB43E}">
    <t:Anchor>
      <t:Comment id="478365307"/>
    </t:Anchor>
    <t:History>
      <t:Event id="{36F92312-F610-4E90-94F6-A696541D45CC}" time="2021-10-20T14:06:25.4Z">
        <t:Attribution userId="S::jody.payne@perficient.com::599f9600-92a9-4386-baf0-88fcb7356f8f" userProvider="AD" userName="Jody Payne"/>
        <t:Anchor>
          <t:Comment id="478365307"/>
        </t:Anchor>
        <t:Create/>
      </t:Event>
      <t:Event id="{D6914A77-973A-4891-A4B6-338E4007E682}" time="2021-10-20T14:06:25.4Z">
        <t:Attribution userId="S::jody.payne@perficient.com::599f9600-92a9-4386-baf0-88fcb7356f8f" userProvider="AD" userName="Jody Payne"/>
        <t:Anchor>
          <t:Comment id="478365307"/>
        </t:Anchor>
        <t:Assign userId="S::Eve.Sangenito@perficient.com::a89b9b31-caa3-4463-ae8d-d3637ad54c6f" userProvider="AD" userName="Eve Sangenito"/>
      </t:Event>
      <t:Event id="{768FB0B1-4E75-4DD0-8FE4-78101DA5E0C5}" time="2021-10-20T14:06:25.4Z">
        <t:Attribution userId="S::jody.payne@perficient.com::599f9600-92a9-4386-baf0-88fcb7356f8f" userProvider="AD" userName="Jody Payne"/>
        <t:Anchor>
          <t:Comment id="478365307"/>
        </t:Anchor>
        <t:SetTitle title="XD has updated estimates and dollars to reflect revisions and PGM is updated as well. Please make sure all other SME estimates and budgets are updated. @Eve Sangenito @Matt Ruud @Benjamin Cook @Donald Turner @Namit Joshi"/>
      </t:Event>
    </t:History>
  </t:Task>
  <t:Task id="{6B3D0878-0304-4393-9473-97D3E65165BC}">
    <t:Anchor>
      <t:Comment id="2043521205"/>
    </t:Anchor>
    <t:History>
      <t:Event id="{1C181A64-7C8C-4C1D-81CB-1A06641E16D0}" time="2021-10-25T23:21:44.404Z">
        <t:Attribution userId="S::jody.payne@perficient.com::599f9600-92a9-4386-baf0-88fcb7356f8f" userProvider="AD" userName="Jody Payne"/>
        <t:Anchor>
          <t:Comment id="2043521205"/>
        </t:Anchor>
        <t:Create/>
      </t:Event>
      <t:Event id="{E41619B9-01D4-40AB-B080-B015C1FCE0D4}" time="2021-10-25T23:21:44.404Z">
        <t:Attribution userId="S::jody.payne@perficient.com::599f9600-92a9-4386-baf0-88fcb7356f8f" userProvider="AD" userName="Jody Payne"/>
        <t:Anchor>
          <t:Comment id="2043521205"/>
        </t:Anchor>
        <t:Assign userId="S::Namit.Joshi@perficient.com::b3e3fc5c-079f-40ee-affe-78584e89e83a" userProvider="AD" userName="Namit Joshi"/>
      </t:Event>
      <t:Event id="{2134BAE0-77A5-43B5-98FC-1CD715944C13}" time="2021-10-25T23:21:44.404Z">
        <t:Attribution userId="S::jody.payne@perficient.com::599f9600-92a9-4386-baf0-88fcb7356f8f" userProvider="AD" userName="Jody Payne"/>
        <t:Anchor>
          <t:Comment id="2043521205"/>
        </t:Anchor>
        <t:SetTitle title="Need to add hours by week by phase @Namit Joshi @Alicia Heaton"/>
      </t:Event>
    </t:History>
  </t:Task>
  <t:Task id="{F5988E43-6509-4CBD-9B41-A15704B4BE97}">
    <t:Anchor>
      <t:Comment id="679936020"/>
    </t:Anchor>
    <t:History>
      <t:Event id="{0CE762D3-0E7F-4BFE-B254-7DC7BE0B238D}" time="2021-10-27T14:03:52.505Z">
        <t:Attribution userId="S::namit.joshi@perficient.com::b3e3fc5c-079f-40ee-affe-78584e89e83a" userProvider="AD" userName="Namit Joshi"/>
        <t:Anchor>
          <t:Comment id="1281772077"/>
        </t:Anchor>
        <t:Create/>
      </t:Event>
      <t:Event id="{CB430C75-BBA5-470D-B164-771000DCC03F}" time="2021-10-27T14:03:52.505Z">
        <t:Attribution userId="S::namit.joshi@perficient.com::b3e3fc5c-079f-40ee-affe-78584e89e83a" userProvider="AD" userName="Namit Joshi"/>
        <t:Anchor>
          <t:Comment id="1281772077"/>
        </t:Anchor>
        <t:Assign userId="S::John.Maclaren@perficient.com::b8764d55-3b70-445f-8fab-656134a7fcfd" userProvider="AD" userName="John MacLaren"/>
      </t:Event>
      <t:Event id="{7844259A-6D65-4A12-8A18-051BD1B62A8A}" time="2021-10-27T14:03:52.505Z">
        <t:Attribution userId="S::namit.joshi@perficient.com::b3e3fc5c-079f-40ee-affe-78584e89e83a" userProvider="AD" userName="Namit Joshi"/>
        <t:Anchor>
          <t:Comment id="1281772077"/>
        </t:Anchor>
        <t:SetTitle title="@John MacLaren Please confirm"/>
      </t:Event>
    </t:History>
  </t:Task>
  <t:Task id="{117E6ABC-EC30-4D5E-BD97-50105EC4AFF2}">
    <t:Anchor>
      <t:Comment id="171265169"/>
    </t:Anchor>
    <t:History>
      <t:Event id="{DC6DF2B0-CA94-4A17-9A4C-2217078DD30B}" time="2021-10-26T16:17:53.66Z">
        <t:Attribution userId="S::jody.payne@perficient.com::599f9600-92a9-4386-baf0-88fcb7356f8f" userProvider="AD" userName="Jody Payne"/>
        <t:Anchor>
          <t:Comment id="171265169"/>
        </t:Anchor>
        <t:Create/>
      </t:Event>
      <t:Event id="{B49CA72A-65DD-47AE-BD7A-16979427FEAC}" time="2021-10-26T16:17:53.66Z">
        <t:Attribution userId="S::jody.payne@perficient.com::599f9600-92a9-4386-baf0-88fcb7356f8f" userProvider="AD" userName="Jody Payne"/>
        <t:Anchor>
          <t:Comment id="171265169"/>
        </t:Anchor>
        <t:Assign userId="S::Alicia.Heaton@perficient.com::c60c9402-7454-46ca-8c75-379ed9cc4a80" userProvider="AD" userName="Alicia Heaton"/>
      </t:Event>
      <t:Event id="{5B7EA568-2503-470C-8D9E-3C94C930D6AA}" time="2021-10-26T16:17:53.66Z">
        <t:Attribution userId="S::jody.payne@perficient.com::599f9600-92a9-4386-baf0-88fcb7356f8f" userProvider="AD" userName="Jody Payne"/>
        <t:Anchor>
          <t:Comment id="171265169"/>
        </t:Anchor>
        <t:SetTitle title="@Alicia Heaton create an Appendix and add coveo lic."/>
      </t:Event>
    </t:History>
  </t:Task>
  <t:Task id="{F0C6F808-E863-4FD6-8110-ABC92D58FB08}">
    <t:Anchor>
      <t:Comment id="806956230"/>
    </t:Anchor>
    <t:History>
      <t:Event id="{5651A39D-A25F-41A2-9F15-F75B1BC48321}" time="2021-10-26T16:19:26.626Z">
        <t:Attribution userId="S::jody.payne@perficient.com::599f9600-92a9-4386-baf0-88fcb7356f8f" userProvider="AD" userName="Jody Payne"/>
        <t:Anchor>
          <t:Comment id="806956230"/>
        </t:Anchor>
        <t:Create/>
      </t:Event>
      <t:Event id="{71D5EB71-7676-40AE-9EFD-3807F5F5A7EC}" time="2021-10-26T16:19:26.626Z">
        <t:Attribution userId="S::jody.payne@perficient.com::599f9600-92a9-4386-baf0-88fcb7356f8f" userProvider="AD" userName="Jody Payne"/>
        <t:Anchor>
          <t:Comment id="806956230"/>
        </t:Anchor>
        <t:Assign userId="S::Namit.Joshi@perficient.com::b3e3fc5c-079f-40ee-affe-78584e89e83a" userProvider="AD" userName="Namit Joshi"/>
      </t:Event>
      <t:Event id="{815CE814-513F-49DB-93AB-35CFED3C1C14}" time="2021-10-26T16:19:26.626Z">
        <t:Attribution userId="S::jody.payne@perficient.com::599f9600-92a9-4386-baf0-88fcb7356f8f" userProvider="AD" userName="Jody Payne"/>
        <t:Anchor>
          <t:Comment id="806956230"/>
        </t:Anchor>
        <t:SetTitle title="add in Ansus to reference @Namit Joshi @Alicia Heaton"/>
      </t:Event>
    </t:History>
  </t:Task>
  <t:Task id="{B1643D17-1F23-4CA2-AC0D-CC73EEE55AD2}">
    <t:Anchor>
      <t:Comment id="51555966"/>
    </t:Anchor>
    <t:History>
      <t:Event id="{22E57D1A-74CB-41F4-88B6-4C544EDDD8A3}" time="2021-10-27T15:33:04.28Z">
        <t:Attribution userId="S::namit.joshi@perficient.com::b3e3fc5c-079f-40ee-affe-78584e89e83a" userProvider="AD" userName="Namit Joshi"/>
        <t:Anchor>
          <t:Comment id="51555966"/>
        </t:Anchor>
        <t:Create/>
      </t:Event>
      <t:Event id="{912902A5-D5A3-4CD4-89FE-E99C23DF08DB}" time="2021-10-27T15:33:04.28Z">
        <t:Attribution userId="S::namit.joshi@perficient.com::b3e3fc5c-079f-40ee-affe-78584e89e83a" userProvider="AD" userName="Namit Joshi"/>
        <t:Anchor>
          <t:Comment id="51555966"/>
        </t:Anchor>
        <t:Assign userId="S::Kiley.Groves@perficient.com::cf2403ff-cb3d-453b-9d1f-7d0c683b39c2" userProvider="AD" userName="Kiley Groves"/>
      </t:Event>
      <t:Event id="{E7C16BC6-1EFF-4D58-A56D-B0A036E7551E}" time="2021-10-27T15:33:04.28Z">
        <t:Attribution userId="S::namit.joshi@perficient.com::b3e3fc5c-079f-40ee-affe-78584e89e83a" userProvider="AD" userName="Namit Joshi"/>
        <t:Anchor>
          <t:Comment id="51555966"/>
        </t:Anchor>
        <t:SetTitle title="@Kiley Groves Please review formatting in here"/>
      </t:Event>
    </t:History>
  </t:Task>
</t:Tasks>
</file>

<file path=word/theme/theme1.xml><?xml version="1.0" encoding="utf-8"?>
<a:theme xmlns:a="http://schemas.openxmlformats.org/drawingml/2006/main" name="XD_PPT_Template_ForConsideration">
  <a:themeElements>
    <a:clrScheme name="Perficient">
      <a:dk1>
        <a:srgbClr val="010101"/>
      </a:dk1>
      <a:lt1>
        <a:srgbClr val="FFFFFF"/>
      </a:lt1>
      <a:dk2>
        <a:srgbClr val="CC1F20"/>
      </a:dk2>
      <a:lt2>
        <a:srgbClr val="B79967"/>
      </a:lt2>
      <a:accent1>
        <a:srgbClr val="8D0E11"/>
      </a:accent1>
      <a:accent2>
        <a:srgbClr val="8C734B"/>
      </a:accent2>
      <a:accent3>
        <a:srgbClr val="58595B"/>
      </a:accent3>
      <a:accent4>
        <a:srgbClr val="E8E8E8"/>
      </a:accent4>
      <a:accent5>
        <a:srgbClr val="3C5D6F"/>
      </a:accent5>
      <a:accent6>
        <a:srgbClr val="81A7BB"/>
      </a:accent6>
      <a:hlink>
        <a:srgbClr val="CC1F20"/>
      </a:hlink>
      <a:folHlink>
        <a:srgbClr val="8D0E11"/>
      </a:folHlink>
    </a:clrScheme>
    <a:fontScheme name="Custom 1">
      <a:majorFont>
        <a:latin typeface="Lato Black"/>
        <a:ea typeface=""/>
        <a:cs typeface="Lato Black"/>
      </a:majorFont>
      <a:minorFont>
        <a:latin typeface="Lato"/>
        <a:ea typeface=""/>
        <a:cs typeface="Lato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48454b-45cc-45b1-856a-7b766b483745">
      <Terms xmlns="http://schemas.microsoft.com/office/infopath/2007/PartnerControls">
        <TermInfo xmlns="http://schemas.microsoft.com/office/infopath/2007/PartnerControls">
          <TermName xmlns="http://schemas.microsoft.com/office/infopath/2007/PartnerControls">Perficient</TermName>
          <TermId xmlns="http://schemas.microsoft.com/office/infopath/2007/PartnerControls">4783830d-4962-4043-858f-21a59dbfef1f</TermId>
        </TermInfo>
        <TermInfo xmlns="http://schemas.microsoft.com/office/infopath/2007/PartnerControls">
          <TermName xmlns="http://schemas.microsoft.com/office/infopath/2007/PartnerControls">resume</TermName>
          <TermId xmlns="http://schemas.microsoft.com/office/infopath/2007/PartnerControls">cf299c5b-8ea0-4fcf-ba76-5c13555a1886</TermId>
        </TermInfo>
        <TermInfo xmlns="http://schemas.microsoft.com/office/infopath/2007/PartnerControls">
          <TermName xmlns="http://schemas.microsoft.com/office/infopath/2007/PartnerControls">branded</TermName>
          <TermId xmlns="http://schemas.microsoft.com/office/infopath/2007/PartnerControls">870c63ce-f6b6-4608-8279-30c35c09f880</TermId>
        </TermInfo>
        <TermInfo xmlns="http://schemas.microsoft.com/office/infopath/2007/PartnerControls">
          <TermName xmlns="http://schemas.microsoft.com/office/infopath/2007/PartnerControls">doc</TermName>
          <TermId xmlns="http://schemas.microsoft.com/office/infopath/2007/PartnerControls">022ba451-162d-4646-b1ee-748139028762</TermId>
        </TermInfo>
      </Terms>
    </lcf76f155ced4ddcb4097134ff3c332f>
    <TaxCatchAll xmlns="7ed3c4da-b135-42a5-aaf8-d0ebc05f566e">
      <Value>4045</Value>
      <Value>3742</Value>
      <Value>4047</Value>
      <Value>4046</Value>
    </TaxCatchAll>
    <Industry xmlns="ed48454b-45cc-45b1-856a-7b766b483745">Industry Agnostic</Industry>
    <Asset_x0020_Type xmlns="ed48454b-45cc-45b1-856a-7b766b483745">Word Template</Asset_x0020_Type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BCD91545499843BB17C00B50EFF6E8" ma:contentTypeVersion="17" ma:contentTypeDescription="Create a new document." ma:contentTypeScope="" ma:versionID="2c8bb4a2ce09c948cd36f0cfc81c8cc4">
  <xsd:schema xmlns:xsd="http://www.w3.org/2001/XMLSchema" xmlns:xs="http://www.w3.org/2001/XMLSchema" xmlns:p="http://schemas.microsoft.com/office/2006/metadata/properties" xmlns:ns2="ed48454b-45cc-45b1-856a-7b766b483745" xmlns:ns3="7ed3c4da-b135-42a5-aaf8-d0ebc05f566e" targetNamespace="http://schemas.microsoft.com/office/2006/metadata/properties" ma:root="true" ma:fieldsID="387a24708db61ab358c78bcef3866955" ns2:_="" ns3:_="">
    <xsd:import namespace="ed48454b-45cc-45b1-856a-7b766b483745"/>
    <xsd:import namespace="7ed3c4da-b135-42a5-aaf8-d0ebc05f566e"/>
    <xsd:element name="properties">
      <xsd:complexType>
        <xsd:sequence>
          <xsd:element name="documentManagement">
            <xsd:complexType>
              <xsd:all>
                <xsd:element ref="ns2:Asset_x0020_Type" minOccurs="0"/>
                <xsd:element ref="ns2:Industry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48454b-45cc-45b1-856a-7b766b483745" elementFormDefault="qualified">
    <xsd:import namespace="http://schemas.microsoft.com/office/2006/documentManagement/types"/>
    <xsd:import namespace="http://schemas.microsoft.com/office/infopath/2007/PartnerControls"/>
    <xsd:element name="Asset_x0020_Type" ma:index="8" nillable="true" ma:displayName="Asset Type" ma:default="Word Template" ma:format="Dropdown" ma:internalName="Asset_x0020_Type">
      <xsd:simpleType>
        <xsd:restriction base="dms:Choice">
          <xsd:enumeration value="Word Template"/>
          <xsd:enumeration value="PPT Template"/>
          <xsd:enumeration value="Image"/>
          <xsd:enumeration value="Logo"/>
          <xsd:enumeration value="Video"/>
        </xsd:restriction>
      </xsd:simpleType>
    </xsd:element>
    <xsd:element name="Industry" ma:index="9" nillable="true" ma:displayName="Industry" ma:default="Automotive" ma:format="Dropdown" ma:internalName="Industry">
      <xsd:simpleType>
        <xsd:restriction base="dms:Choice">
          <xsd:enumeration value="Industry Agnostic"/>
          <xsd:enumeration value="Automotive"/>
          <xsd:enumeration value="CMT"/>
          <xsd:enumeration value="Consumer Goods"/>
          <xsd:enumeration value="Energy + Utilities"/>
          <xsd:enumeration value="Financial Services"/>
          <xsd:enumeration value="Healthcare"/>
          <xsd:enumeration value="Insurance"/>
          <xsd:enumeration value="Life Sciences"/>
          <xsd:enumeration value="Manufacturing"/>
          <xsd:enumeration value="Professional Services"/>
          <xsd:enumeration value="Retail + Distribution"/>
          <xsd:enumeration value="Transportation + Logistics"/>
          <xsd:enumeration value="Travel + Hospitality"/>
        </xsd:restriction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e398e266-1b5a-423d-aa71-fcb68a1b75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d3c4da-b135-42a5-aaf8-d0ebc05f566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629f024-6caa-472c-a618-a983e872e394}" ma:internalName="TaxCatchAll" ma:showField="CatchAllData" ma:web="7ed3c4da-b135-42a5-aaf8-d0ebc05f56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EFF00A-7A69-4E39-92BC-7FCFC993037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701743-8DE2-4E73-BFF5-8B73BAB0384C}">
  <ds:schemaRefs>
    <ds:schemaRef ds:uri="http://schemas.microsoft.com/office/2006/metadata/properties"/>
    <ds:schemaRef ds:uri="http://schemas.microsoft.com/office/infopath/2007/PartnerControls"/>
    <ds:schemaRef ds:uri="ed48454b-45cc-45b1-856a-7b766b483745"/>
    <ds:schemaRef ds:uri="7ed3c4da-b135-42a5-aaf8-d0ebc05f566e"/>
  </ds:schemaRefs>
</ds:datastoreItem>
</file>

<file path=customXml/itemProps3.xml><?xml version="1.0" encoding="utf-8"?>
<ds:datastoreItem xmlns:ds="http://schemas.openxmlformats.org/officeDocument/2006/customXml" ds:itemID="{33015493-872E-F34F-A330-BC0068122E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813ECE7-B558-458C-B465-4BD06A1E87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48454b-45cc-45b1-856a-7b766b483745"/>
    <ds:schemaRef ds:uri="7ed3c4da-b135-42a5-aaf8-d0ebc05f56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2024_Perficient RFP Response Template_DD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Kintuition</Company>
  <LinksUpToDate>false</LinksUpToDate>
  <CharactersWithSpaces>0</CharactersWithSpaces>
  <SharedDoc>false</SharedDoc>
  <HLinks>
    <vt:vector size="6" baseType="variant">
      <vt:variant>
        <vt:i4>3801185</vt:i4>
      </vt:variant>
      <vt:variant>
        <vt:i4>234</vt:i4>
      </vt:variant>
      <vt:variant>
        <vt:i4>0</vt:i4>
      </vt:variant>
      <vt:variant>
        <vt:i4>5</vt:i4>
      </vt:variant>
      <vt:variant>
        <vt:lpwstr>https://appexchange.salesforce.com/appxConsultingListingDetail?listingId=a0N30000001gWpiEAE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Jarvis</dc:creator>
  <cp:keywords/>
  <dc:description/>
  <cp:lastModifiedBy>Sai Keerthana Anumandla</cp:lastModifiedBy>
  <cp:revision>3</cp:revision>
  <cp:lastPrinted>2020-04-29T05:15:00Z</cp:lastPrinted>
  <dcterms:created xsi:type="dcterms:W3CDTF">2025-11-07T07:31:00Z</dcterms:created>
  <dcterms:modified xsi:type="dcterms:W3CDTF">2025-11-19T06:49:00Z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0x010100D5BCD91545499843BB17C00B50EFF6E8</vt:lpwstr>
  </property>
  <property fmtid="{D5CDD505-2E9C-101B-9397-08002B2CF9AE}" pid="3" name="Pursuit Account">
    <vt:lpwstr>429;#Con Edison|def145d3-c9a2-451f-8fc7-ea3176fc75ea</vt:lpwstr>
  </property>
  <property fmtid="{D5CDD505-2E9C-101B-9397-08002B2CF9AE}" pid="4" name="_dlc_DocIdItemGuid">
    <vt:lpwstr>467ff654-f0d4-4bad-b71e-82a5f74e8891</vt:lpwstr>
  </property>
  <property fmtid="{D5CDD505-2E9C-101B-9397-08002B2CF9AE}" pid="5" name="MediaServiceImageTags">
    <vt:lpwstr>3742;#Perficient|4783830d-4962-4043-858f-21a59dbfef1f;#4046;#resume|cf299c5b-8ea0-4fcf-ba76-5c13555a1886;#4045;#branded|870c63ce-f6b6-4608-8279-30c35c09f880;#4047;#doc|022ba451-162d-4646-b1ee-748139028762</vt:lpwstr>
  </property>
  <property fmtid="{D5CDD505-2E9C-101B-9397-08002B2CF9AE}" pid="6" name="UserID">
    <vt:lpwstr/>
  </property>
  <property fmtid="{D5CDD505-2E9C-101B-9397-08002B2CF9AE}" pid="7" name="SBU">
    <vt:lpwstr/>
  </property>
  <property fmtid="{D5CDD505-2E9C-101B-9397-08002B2CF9AE}" pid="8" name="ResourceName">
    <vt:lpwstr/>
  </property>
  <property fmtid="{D5CDD505-2E9C-101B-9397-08002B2CF9AE}" pid="9" name="_ReviewCycleID">
    <vt:i4>731153336</vt:i4>
  </property>
  <property fmtid="{D5CDD505-2E9C-101B-9397-08002B2CF9AE}" pid="10" name="_ReviewingToolsShownOnce">
    <vt:lpwstr/>
  </property>
  <property fmtid="{D5CDD505-2E9C-101B-9397-08002B2CF9AE}" pid="11" name="ResourceID">
    <vt:lpwstr/>
  </property>
  <property fmtid="{D5CDD505-2E9C-101B-9397-08002B2CF9AE}" pid="12" name="JobTitle1">
    <vt:lpwstr/>
  </property>
  <property fmtid="{D5CDD505-2E9C-101B-9397-08002B2CF9AE}" pid="13" name="Location">
    <vt:lpwstr/>
  </property>
  <property fmtid="{D5CDD505-2E9C-101B-9397-08002B2CF9AE}" pid="14" name="ResourceType">
    <vt:lpwstr/>
  </property>
</Properties>
</file>